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header4.xml" ContentType="application/vnd.openxmlformats-officedocument.wordprocessingml.header+xml"/>
  <Override PartName="/word/styles.xml" ContentType="application/vnd.openxmlformats-officedocument.wordprocessingml.styles+xml"/>
  <Override PartName="/word/footer9.xml" ContentType="application/vnd.openxmlformats-officedocument.wordprocessingml.footer+xml"/>
  <Override PartName="/word/footer5.xml" ContentType="application/vnd.openxmlformats-officedocument.wordprocessingml.foot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document.xml" ContentType="application/vnd.openxmlformats-officedocument.wordprocessingml.document.main+xml"/>
  <Override PartName="/word/header14.xml" ContentType="application/vnd.openxmlformats-officedocument.wordprocessingml.header+xml"/>
  <Override PartName="/word/header7.xml" ContentType="application/vnd.openxmlformats-officedocument.wordprocessingml.header+xml"/>
  <Override PartName="/word/header11.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0.xml" ContentType="application/vnd.openxmlformats-officedocument.wordprocessingml.footer+xml"/>
  <Override PartName="/word/header1.xml" ContentType="application/vnd.openxmlformats-officedocument.wordprocessingml.header+xml"/>
  <Override PartName="/word/header6.xml" ContentType="application/vnd.openxmlformats-officedocument.wordprocessingml.header+xml"/>
  <Override PartName="/word/footer11.xml" ContentType="application/vnd.openxmlformats-officedocument.wordprocessingml.footer+xml"/>
  <Override PartName="/word/footer6.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del w:id="1" w:author="David Levinson" w:date="2006-06-30T07:28:00Z"/>
        </w:rPr>
      </w:pPr>
      <w:del w:id="0" w:author="David Levinson" w:date="2006-06-30T07:28:00Z">
        <w:r>
          <w:rPr/>
        </w:r>
      </w:del>
    </w:p>
    <w:p>
      <w:pPr>
        <w:pStyle w:val="Heading"/>
        <w:rPr>
          <w:del w:id="3" w:author="David Levinson" w:date="2006-06-30T07:28:00Z"/>
        </w:rPr>
      </w:pPr>
      <w:del w:id="2" w:author="David Levinson" w:date="2006-06-30T07:28:00Z">
        <w:r>
          <w:rPr/>
        </w:r>
      </w:del>
    </w:p>
    <w:p>
      <w:pPr>
        <w:pStyle w:val="Heading"/>
        <w:rPr>
          <w:del w:id="5" w:author="David Levinson" w:date="2006-06-30T07:28:00Z"/>
        </w:rPr>
      </w:pPr>
      <w:del w:id="4" w:author="David Levinson" w:date="2006-06-30T07:28:00Z">
        <w:r>
          <w:rPr/>
          <w:delText xml:space="preserve">A MULTI-AGENT CONGESTION AND PRICING MODEL </w:delText>
        </w:r>
      </w:del>
    </w:p>
    <w:p>
      <w:pPr>
        <w:pStyle w:val="Heading"/>
        <w:rPr>
          <w:del w:id="7" w:author="David Levinson" w:date="2006-06-30T07:28:00Z"/>
        </w:rPr>
      </w:pPr>
      <w:del w:id="6" w:author="David Levinson" w:date="2006-06-30T07:28:00Z">
        <w:r>
          <w:rPr/>
          <w:delText>By Xi Zou and David Levinson</w:delText>
        </w:r>
      </w:del>
    </w:p>
    <w:p>
      <w:pPr>
        <w:pStyle w:val="Heading1"/>
        <w:spacing w:lineRule="auto" w:line="480"/>
        <w:ind w:hanging="0" w:start="0"/>
        <w:jc w:val="center"/>
        <w:rPr>
          <w:del w:id="9" w:author="David Levinson" w:date="2006-06-30T07:28:00Z"/>
          <w:b w:val="false"/>
        </w:rPr>
      </w:pPr>
      <w:del w:id="8" w:author="David Levinson" w:date="2006-06-30T07:28:00Z">
        <w:r>
          <w:rPr>
            <w:b w:val="false"/>
          </w:rPr>
          <w:delText xml:space="preserve"> </w:delText>
        </w:r>
      </w:del>
    </w:p>
    <w:p>
      <w:pPr>
        <w:pStyle w:val="Heading1"/>
        <w:spacing w:lineRule="auto" w:line="480"/>
        <w:ind w:hanging="0" w:start="0"/>
        <w:jc w:val="center"/>
        <w:rPr>
          <w:del w:id="11" w:author="David Levinson" w:date="2006-06-30T07:28:00Z"/>
          <w:b w:val="false"/>
        </w:rPr>
      </w:pPr>
      <w:del w:id="10" w:author="David Levinson" w:date="2006-06-30T07:28:00Z">
        <w:r>
          <w:rPr>
            <w:b w:val="false"/>
          </w:rPr>
          <w:delText>Xi Zou</w:delText>
        </w:r>
      </w:del>
    </w:p>
    <w:p>
      <w:pPr>
        <w:pStyle w:val="Normal"/>
        <w:spacing w:lineRule="auto" w:line="480"/>
        <w:jc w:val="center"/>
        <w:rPr>
          <w:del w:id="13" w:author="David Levinson" w:date="2006-06-30T07:28:00Z"/>
        </w:rPr>
      </w:pPr>
      <w:del w:id="12" w:author="David Levinson" w:date="2006-06-30T07:28:00Z">
        <w:r>
          <w:rPr/>
          <w:delText>Department of Civil Engineering, University of Minnesota</w:delText>
        </w:r>
      </w:del>
    </w:p>
    <w:p>
      <w:pPr>
        <w:pStyle w:val="Normal"/>
        <w:spacing w:lineRule="auto" w:line="480"/>
        <w:jc w:val="center"/>
        <w:rPr>
          <w:del w:id="15" w:author="David Levinson" w:date="2006-06-30T07:28:00Z"/>
        </w:rPr>
      </w:pPr>
      <w:del w:id="14" w:author="David Levinson" w:date="2006-06-30T07:28:00Z">
        <w:r>
          <w:rPr/>
          <w:delText>500 Pillsbury DR. SE, Minneapolis, MN 55455</w:delText>
        </w:r>
      </w:del>
    </w:p>
    <w:p>
      <w:pPr>
        <w:pStyle w:val="Normal"/>
        <w:spacing w:lineRule="auto" w:line="480"/>
        <w:jc w:val="center"/>
        <w:rPr>
          <w:del w:id="17" w:author="David Levinson" w:date="2006-06-30T07:28:00Z"/>
        </w:rPr>
      </w:pPr>
      <w:del w:id="16" w:author="David Levinson" w:date="2006-06-30T07:28:00Z">
        <w:r>
          <w:rPr/>
          <w:delText>Phone: 612-625-0249</w:delText>
        </w:r>
      </w:del>
    </w:p>
    <w:p>
      <w:pPr>
        <w:pStyle w:val="Normal"/>
        <w:spacing w:lineRule="auto" w:line="480"/>
        <w:jc w:val="center"/>
        <w:rPr>
          <w:del w:id="19" w:author="David Levinson" w:date="2006-06-30T07:28:00Z"/>
        </w:rPr>
      </w:pPr>
      <w:del w:id="18" w:author="David Levinson" w:date="2006-06-30T07:28:00Z">
        <w:r>
          <w:rPr/>
          <w:delText>Fax: 612-626-7750</w:delText>
        </w:r>
      </w:del>
    </w:p>
    <w:p>
      <w:pPr>
        <w:pStyle w:val="Normal"/>
        <w:spacing w:lineRule="auto" w:line="480"/>
        <w:jc w:val="center"/>
        <w:rPr>
          <w:del w:id="21" w:author="David Levinson" w:date="2006-06-30T07:28:00Z"/>
        </w:rPr>
      </w:pPr>
      <w:del w:id="20" w:author="David Levinson" w:date="2006-06-30T07:28:00Z">
        <w:r>
          <w:rPr/>
          <w:delText>Email: zoux0015@tc.umn.edu</w:delText>
        </w:r>
      </w:del>
    </w:p>
    <w:p>
      <w:pPr>
        <w:pStyle w:val="Normal"/>
        <w:rPr>
          <w:del w:id="23" w:author="David Levinson" w:date="2006-06-30T07:28:00Z"/>
        </w:rPr>
      </w:pPr>
      <w:del w:id="22" w:author="David Levinson" w:date="2006-06-30T07:28:00Z">
        <w:r>
          <w:rPr/>
        </w:r>
      </w:del>
    </w:p>
    <w:p>
      <w:pPr>
        <w:pStyle w:val="Normal"/>
        <w:jc w:val="center"/>
        <w:rPr>
          <w:del w:id="25" w:author="David Levinson" w:date="2006-06-30T07:28:00Z"/>
        </w:rPr>
      </w:pPr>
      <w:del w:id="24" w:author="David Levinson" w:date="2006-06-30T07:28:00Z">
        <w:r>
          <w:rPr/>
        </w:r>
      </w:del>
    </w:p>
    <w:p>
      <w:pPr>
        <w:pStyle w:val="Heading1"/>
        <w:spacing w:lineRule="auto" w:line="480"/>
        <w:ind w:hanging="0" w:start="0"/>
        <w:jc w:val="center"/>
        <w:rPr>
          <w:del w:id="27" w:author="David Levinson" w:date="2006-06-30T07:28:00Z"/>
          <w:b w:val="false"/>
        </w:rPr>
      </w:pPr>
      <w:del w:id="26" w:author="David Levinson" w:date="2006-06-30T07:28:00Z">
        <w:r>
          <w:rPr>
            <w:b w:val="false"/>
          </w:rPr>
          <w:delText>David M. Levinson</w:delText>
        </w:r>
      </w:del>
    </w:p>
    <w:p>
      <w:pPr>
        <w:pStyle w:val="Normal"/>
        <w:spacing w:lineRule="auto" w:line="480"/>
        <w:jc w:val="center"/>
        <w:rPr>
          <w:del w:id="29" w:author="David Levinson" w:date="2006-06-30T07:28:00Z"/>
        </w:rPr>
      </w:pPr>
      <w:del w:id="28" w:author="David Levinson" w:date="2006-06-30T07:28:00Z">
        <w:r>
          <w:rPr/>
          <w:delText>Department of Civil Engineering, University of Minnesota</w:delText>
        </w:r>
      </w:del>
    </w:p>
    <w:p>
      <w:pPr>
        <w:pStyle w:val="Normal"/>
        <w:spacing w:lineRule="auto" w:line="480"/>
        <w:jc w:val="center"/>
        <w:rPr>
          <w:del w:id="31" w:author="David Levinson" w:date="2006-06-30T07:28:00Z"/>
        </w:rPr>
      </w:pPr>
      <w:del w:id="30" w:author="David Levinson" w:date="2006-06-30T07:28:00Z">
        <w:r>
          <w:rPr/>
          <w:delText>500 Pillsbury DR. SE, Minneapolis, MN 55455</w:delText>
        </w:r>
      </w:del>
    </w:p>
    <w:p>
      <w:pPr>
        <w:pStyle w:val="Normal"/>
        <w:spacing w:lineRule="auto" w:line="480"/>
        <w:jc w:val="center"/>
        <w:rPr>
          <w:del w:id="33" w:author="David Levinson" w:date="2006-06-30T07:28:00Z"/>
        </w:rPr>
      </w:pPr>
      <w:del w:id="32" w:author="David Levinson" w:date="2006-06-30T07:28:00Z">
        <w:r>
          <w:rPr/>
          <w:delText>Phone: 612-625- 6354</w:delText>
        </w:r>
      </w:del>
    </w:p>
    <w:p>
      <w:pPr>
        <w:pStyle w:val="Normal"/>
        <w:spacing w:lineRule="auto" w:line="480"/>
        <w:jc w:val="center"/>
        <w:rPr>
          <w:del w:id="35" w:author="David Levinson" w:date="2006-06-30T07:28:00Z"/>
        </w:rPr>
      </w:pPr>
      <w:del w:id="34" w:author="David Levinson" w:date="2006-06-30T07:28:00Z">
        <w:r>
          <w:rPr/>
          <w:delText>Fax: 612-626-7750</w:delText>
        </w:r>
      </w:del>
    </w:p>
    <w:p>
      <w:pPr>
        <w:pStyle w:val="Normal"/>
        <w:spacing w:lineRule="auto" w:line="480"/>
        <w:jc w:val="center"/>
        <w:rPr>
          <w:del w:id="37" w:author="David Levinson" w:date="2006-06-30T07:28:00Z"/>
        </w:rPr>
      </w:pPr>
      <w:del w:id="36" w:author="David Levinson" w:date="2006-06-30T07:28:00Z">
        <w:r>
          <w:rPr/>
          <w:delText>Email: levin031@umn.edu</w:delText>
        </w:r>
      </w:del>
    </w:p>
    <w:p>
      <w:pPr>
        <w:pStyle w:val="Normal"/>
        <w:spacing w:lineRule="auto" w:line="480"/>
        <w:jc w:val="center"/>
        <w:rPr>
          <w:del w:id="39" w:author="David Levinson" w:date="2006-06-30T07:28:00Z"/>
        </w:rPr>
      </w:pPr>
      <w:del w:id="38" w:author="David Levinson" w:date="2006-06-30T07:28:00Z">
        <w:r>
          <w:rPr/>
        </w:r>
      </w:del>
    </w:p>
    <w:p>
      <w:pPr>
        <w:pStyle w:val="Normal"/>
        <w:rPr>
          <w:del w:id="41" w:author="David Levinson" w:date="2006-06-30T07:28:00Z"/>
        </w:rPr>
      </w:pPr>
      <w:del w:id="40" w:author="David Levinson" w:date="2006-06-30T07:28:00Z">
        <w:r>
          <w:rPr/>
        </w:r>
      </w:del>
    </w:p>
    <w:p>
      <w:pPr>
        <w:pStyle w:val="Normal"/>
        <w:rPr>
          <w:del w:id="43" w:author="David Levinson" w:date="2006-06-30T07:28:00Z"/>
        </w:rPr>
      </w:pPr>
      <w:del w:id="42" w:author="David Levinson" w:date="2006-06-30T07:28:00Z">
        <w:r>
          <w:rPr/>
        </w:r>
      </w:del>
      <w:r>
        <w:br w:type="page"/>
      </w:r>
    </w:p>
    <w:p>
      <w:pPr>
        <w:pStyle w:val="Heading"/>
        <w:rPr>
          <w:del w:id="45" w:author="David Levinson" w:date="2006-06-30T07:28:00Z"/>
        </w:rPr>
      </w:pPr>
      <w:del w:id="44" w:author="David Levinson" w:date="2006-06-30T07:28:00Z">
        <w:r>
          <w:rPr/>
          <w:delText>A MULTI-AGENT CONGESTION AND PRICING MODEL</w:delText>
        </w:r>
      </w:del>
    </w:p>
    <w:p>
      <w:pPr>
        <w:pStyle w:val="Heading1"/>
        <w:spacing w:lineRule="auto" w:line="480"/>
        <w:ind w:hanging="0" w:start="0"/>
        <w:jc w:val="center"/>
        <w:rPr>
          <w:del w:id="47" w:author="David Levinson" w:date="2006-06-30T07:28:00Z"/>
        </w:rPr>
      </w:pPr>
      <w:del w:id="46" w:author="David Levinson" w:date="2006-06-30T07:28:00Z">
        <w:r>
          <w:rPr/>
        </w:r>
      </w:del>
    </w:p>
    <w:p>
      <w:pPr>
        <w:pStyle w:val="Heading1"/>
        <w:spacing w:lineRule="auto" w:line="480"/>
        <w:ind w:hanging="0" w:start="0"/>
        <w:jc w:val="both"/>
        <w:rPr>
          <w:del w:id="49" w:author="David Levinson" w:date="2006-06-30T07:28:00Z"/>
        </w:rPr>
      </w:pPr>
      <w:del w:id="48" w:author="David Levinson" w:date="2006-06-30T07:28:00Z">
        <w:r>
          <w:rPr/>
          <w:delText>ABSTRACT</w:delText>
        </w:r>
      </w:del>
    </w:p>
    <w:p>
      <w:pPr>
        <w:pStyle w:val="Normal"/>
        <w:spacing w:lineRule="auto" w:line="480"/>
        <w:jc w:val="both"/>
        <w:rPr>
          <w:del w:id="57" w:author="David Levinson" w:date="2006-06-30T07:28:00Z"/>
        </w:rPr>
      </w:pPr>
      <w:del w:id="50" w:author="David Levinson" w:date="2006-06-30T07:28:00Z">
        <w:r>
          <w:rPr/>
          <w:delText xml:space="preserve">A multi-agent model of travelers competing to utilize a roadway in time and space is presented in this paper to illustrate the effect of congestion and pricing on traveler behaviors and network equilibrium. To realize the spillover effect among travelers, N-player games are constructed in which the strategy set include </w:delText>
        </w:r>
      </w:del>
      <w:del w:id="51" w:author="David Levinson" w:date="2006-04-03T15:21:00Z">
        <w:r>
          <w:rPr/>
          <w:delText>(</w:delText>
        </w:r>
      </w:del>
      <w:del w:id="52" w:author="David Levinson" w:date="2006-06-30T07:28:00Z">
        <w:r>
          <w:rPr>
            <w:i/>
          </w:rPr>
          <w:delText>N+1</w:delText>
        </w:r>
      </w:del>
      <w:del w:id="53" w:author="David Levinson" w:date="2006-04-03T15:21:00Z">
        <w:r>
          <w:rPr/>
          <w:delText>)</w:delText>
        </w:r>
      </w:del>
      <w:del w:id="54" w:author="David Levinson" w:date="2006-06-30T07:28:00Z">
        <w:r>
          <w:rPr/>
          <w:delText xml:space="preserve"> strategies. We solve the N-player game (for </w:delText>
        </w:r>
      </w:del>
      <w:del w:id="55" w:author="David Levinson" w:date="2006-06-30T07:28:00Z">
        <w:r>
          <w:rPr/>
        </w:r>
      </w:del>
      <w:del w:id="56" w:author="David Levinson" w:date="2006-06-30T07:28:00Z">
        <w:r>
          <w:rPr/>
          <w:delText xml:space="preserve">) and find Nash equilibria if they exist. This model is compared to the bottleneck model. The results of numerical simulation show that the two models yield identical results in terms of lowest total costs and marginal costs when a social optimum exists. </w:delText>
        </w:r>
      </w:del>
    </w:p>
    <w:p>
      <w:pPr>
        <w:pStyle w:val="Normal"/>
        <w:spacing w:lineRule="auto" w:line="480"/>
        <w:jc w:val="both"/>
        <w:rPr>
          <w:del w:id="59" w:author="David Levinson" w:date="2006-06-30T07:28:00Z"/>
        </w:rPr>
      </w:pPr>
      <w:del w:id="58" w:author="David Levinson" w:date="2006-06-30T07:28:00Z">
        <w:r>
          <w:rPr/>
        </w:r>
      </w:del>
    </w:p>
    <w:p>
      <w:pPr>
        <w:pStyle w:val="Normal"/>
        <w:spacing w:lineRule="auto" w:line="480"/>
        <w:jc w:val="both"/>
        <w:rPr>
          <w:del w:id="62" w:author="David Levinson" w:date="2006-06-30T07:28:00Z"/>
        </w:rPr>
      </w:pPr>
      <w:del w:id="60" w:author="David Levinson" w:date="2006-06-30T07:28:00Z">
        <w:r>
          <w:rPr>
            <w:b/>
          </w:rPr>
          <w:delText xml:space="preserve">Key Words: </w:delText>
        </w:r>
      </w:del>
      <w:del w:id="61" w:author="David Levinson" w:date="2006-06-30T07:28:00Z">
        <w:r>
          <w:rPr/>
          <w:delText>Agent-based Model, Game Theory, Congestion, Queueing, Traffic Flow, Congestion Pricing, Road Pricing, Value Pricing</w:delText>
        </w:r>
      </w:del>
    </w:p>
    <w:p>
      <w:pPr>
        <w:pStyle w:val="Normal"/>
        <w:widowControl/>
        <w:bidi w:val="0"/>
        <w:spacing w:lineRule="auto" w:line="480"/>
        <w:jc w:val="both"/>
        <w:rPr>
          <w:del w:id="64" w:author="David Levinson" w:date="2006-06-30T07:28:00Z"/>
          <w:highlight w:val="yellow"/>
        </w:rPr>
        <w:sectPr>
          <w:headerReference w:type="default" r:id="rId2"/>
          <w:footerReference w:type="default" r:id="rId3"/>
          <w:type w:val="nextPage"/>
          <w:pgSz w:w="12240" w:h="15840"/>
          <w:pgMar w:left="1440" w:right="1469" w:gutter="0" w:header="709" w:top="1418" w:footer="709" w:bottom="1418"/>
          <w:pgNumType w:fmt="decimal"/>
          <w:formProt w:val="false"/>
          <w:textDirection w:val="lrTb"/>
          <w:docGrid w:type="default" w:linePitch="360" w:charSpace="0"/>
        </w:sectPr>
      </w:pPr>
      <w:del w:id="63" w:author="David Levinson" w:date="2006-06-30T07:28:00Z">
        <w:r>
          <w:rPr>
            <w:highlight w:val="yellow"/>
          </w:rPr>
          <w:br/>
        </w:r>
      </w:del>
    </w:p>
    <w:p>
      <w:pPr>
        <w:pStyle w:val="Normal"/>
        <w:widowControl/>
        <w:bidi w:val="0"/>
        <w:spacing w:lineRule="auto" w:line="480"/>
        <w:jc w:val="both"/>
        <w:rPr>
          <w:del w:id="66" w:author="David Levinson" w:date="2006-06-30T07:28:00Z"/>
        </w:rPr>
      </w:pPr>
      <w:del w:id="65" w:author="David Levinson" w:date="2006-06-30T07:28:00Z">
        <w:r>
          <w:rPr/>
          <w:delText>Introduction</w:delText>
        </w:r>
      </w:del>
    </w:p>
    <w:p>
      <w:pPr>
        <w:pStyle w:val="Normal"/>
        <w:widowControl/>
        <w:bidi w:val="0"/>
        <w:spacing w:lineRule="auto" w:line="480"/>
        <w:jc w:val="both"/>
        <w:rPr>
          <w:del w:id="71" w:author="David Levinson" w:date="2006-06-30T07:28:00Z"/>
        </w:rPr>
      </w:pPr>
      <w:del w:id="67" w:author="David Levinson" w:date="2006-06-30T07:28:00Z">
        <w:r>
          <w:rPr/>
          <w:tab/>
          <w:delText>Congestion is a phenomenon caused by multiple interacting individuals (agents) seeking to use a temporally scarce resource (facility capacity) in a short period of time. On roads, where capacity is scarce relative to the demand that seeks to use it, the facility is called a bottleneck. The consequence of this interaction is queueing</w:delText>
        </w:r>
      </w:del>
      <w:ins w:id="68" w:author=" Xi Zou" w:date="2006-05-22T02:22:00Z">
        <w:del w:id="69" w:author="David Levinson" w:date="2006-06-30T07:28:00Z">
          <w:r>
            <w:rPr/>
            <w:delText>queuing</w:delText>
          </w:r>
        </w:del>
      </w:ins>
      <w:del w:id="70" w:author="David Levinson" w:date="2006-06-30T07:28:00Z">
        <w:r>
          <w:rPr/>
          <w:delText xml:space="preserve">. Queues spill back in space and time to affect individuals who may not be seeking the same resource.  This study applies a microscopic agent-based approach to understanding congestion that takes the behavior of each road user into consideration. This differs from microscopic analytical models, such as the bottleneck model (Vickery, 1969; Arnott, Palma, Lindsey, 1990, 1993), with which we compare our model. The agent-based model treats the actions and reactions of road users as a multi-player game in which each user wants to maintain or increase his utility (by reducing cost). In this game, each player (road user) makes decisions on when to start the trip on a roadway that other players also want to use. This decision impacts the journey delay and departure time of other players and thus affects their decisions on when to start the trip. In these interactions, each player suffers costs with probabilities that are determined both by players waiting in queue and by players arriving simultaneously. The major costs are journey delays and penalties for early and late arrival. </w:delText>
        </w:r>
      </w:del>
    </w:p>
    <w:p>
      <w:pPr>
        <w:pStyle w:val="Normal"/>
        <w:spacing w:lineRule="auto" w:line="480"/>
        <w:jc w:val="both"/>
        <w:rPr>
          <w:del w:id="123" w:author="David Levinson" w:date="2006-06-30T07:28:00Z"/>
        </w:rPr>
      </w:pPr>
      <w:del w:id="72" w:author="David Levinson" w:date="2006-06-30T07:28:00Z">
        <w:r>
          <w:rPr/>
          <w:tab/>
          <w:delText>Game theory, developed by Von Neumann and Morgenstern (1994</w:delText>
        </w:r>
      </w:del>
      <w:ins w:id="73" w:author=" Xi Zou" w:date="2006-03-28T20:47:00Z">
        <w:del w:id="74" w:author="David Levinson" w:date="2006-06-30T07:28:00Z">
          <w:r>
            <w:rPr/>
            <w:delText>1944</w:delText>
          </w:r>
        </w:del>
      </w:ins>
      <w:del w:id="75" w:author="David Levinson" w:date="2006-06-30T07:28:00Z">
        <w:r>
          <w:rPr/>
          <w:delText xml:space="preserve">) in the 1940s, has been widely applied in the social sciences and in transportation to explain behaviors of agents in conflicts (e.g. airport landing fees (Littlechild and Thompson 1977), fare evasion and compliance (Jankowski 1991), truck weight limits (Hildebrand </w:delText>
        </w:r>
      </w:del>
      <w:del w:id="76" w:author="David Levinson" w:date="2006-06-30T07:28:00Z">
        <w:r>
          <w:rPr>
            <w:i/>
          </w:rPr>
          <w:delText>et al.</w:delText>
        </w:r>
      </w:del>
      <w:del w:id="77" w:author="David Levinson" w:date="2006-06-30T07:28:00Z">
        <w:r>
          <w:rPr/>
          <w:delText xml:space="preserve"> 1990), merging behavior on freeways (Kita </w:delText>
        </w:r>
      </w:del>
      <w:del w:id="78" w:author="David Levinson" w:date="2006-06-30T07:28:00Z">
        <w:r>
          <w:rPr>
            <w:i/>
          </w:rPr>
          <w:delText>et al.</w:delText>
        </w:r>
      </w:del>
      <w:del w:id="79" w:author="David Levinson" w:date="2006-06-30T07:28:00Z">
        <w:r>
          <w:rPr/>
          <w:delText xml:space="preserve"> 2001</w:delText>
        </w:r>
      </w:del>
      <w:ins w:id="80" w:author=" Xi Zou" w:date="2006-04-03T02:10:00Z">
        <w:del w:id="81" w:author="David Levinson" w:date="2006-06-30T07:28:00Z">
          <w:r>
            <w:rPr/>
            <w:delText>1999</w:delText>
          </w:r>
        </w:del>
      </w:ins>
      <w:del w:id="82" w:author="David Levinson" w:date="2006-06-30T07:28:00Z">
        <w:r>
          <w:rPr/>
          <w:delText xml:space="preserve">), how jurisdictions choose to finance their roads (Levinson 1999 and 2000), aviation (Hansen and Wenbei </w:delText>
        </w:r>
      </w:del>
      <w:ins w:id="83" w:author=" Xi Zou" w:date="2006-05-22T02:23:00Z">
        <w:del w:id="84" w:author="David Levinson" w:date="2006-06-30T07:28:00Z">
          <w:r>
            <w:rPr/>
            <w:delText xml:space="preserve">Wei </w:delText>
          </w:r>
        </w:del>
      </w:ins>
      <w:del w:id="85" w:author="David Levinson" w:date="2006-06-30T07:28:00Z">
        <w:r>
          <w:rPr/>
          <w:delText>2001), and the political acceptability of road pricing (</w:delText>
        </w:r>
      </w:del>
      <w:del w:id="86" w:author="David Levinson" w:date="2006-06-30T07:28:00Z">
        <w:r>
          <w:rPr>
            <w:rFonts w:eastAsia="Times New Roman"/>
          </w:rPr>
          <w:delText>Marcucci and Marini 2003)</w:delText>
        </w:r>
      </w:del>
      <w:del w:id="87" w:author="David Levinson" w:date="2006-06-30T07:28:00Z">
        <w:r>
          <w:rPr/>
          <w:delText xml:space="preserve">). </w:delText>
        </w:r>
      </w:del>
      <w:ins w:id="88" w:author=" Xi Zou" w:date="2006-03-28T21:42:00Z">
        <w:del w:id="89" w:author="David Levinson" w:date="2006-06-30T07:28:00Z">
          <w:r>
            <w:rPr/>
            <w:delText xml:space="preserve">De Palma </w:delText>
          </w:r>
        </w:del>
      </w:ins>
      <w:ins w:id="90" w:author=" Xi Zou" w:date="2006-03-28T21:42:00Z">
        <w:del w:id="91" w:author="David Levinson" w:date="2006-06-30T07:28:00Z">
          <w:r>
            <w:rPr>
              <w:u w:val="single"/>
            </w:rPr>
            <w:delText>(</w:delText>
          </w:r>
        </w:del>
      </w:ins>
      <w:ins w:id="92" w:author=" Xi Zou" w:date="2006-03-28T23:37:00Z">
        <w:del w:id="93" w:author="David Levinson" w:date="2006-06-30T07:28:00Z">
          <w:r>
            <w:rPr>
              <w:u w:val="single"/>
            </w:rPr>
            <w:delText>1992</w:delText>
          </w:r>
        </w:del>
      </w:ins>
      <w:ins w:id="94" w:author=" Xi Zou" w:date="2006-03-28T21:42:00Z">
        <w:del w:id="95" w:author="David Levinson" w:date="2006-06-30T07:28:00Z">
          <w:r>
            <w:rPr>
              <w:u w:val="single"/>
            </w:rPr>
            <w:delText>)</w:delText>
          </w:r>
        </w:del>
      </w:ins>
      <w:ins w:id="96" w:author=" Xi Zou" w:date="2006-03-28T21:42:00Z">
        <w:del w:id="97" w:author="David Levinson" w:date="2006-06-30T07:28:00Z">
          <w:r>
            <w:rPr/>
            <w:delText xml:space="preserve"> used a game theory method to study a static route-choice problem. Both Schneider and Weimann, </w:delText>
          </w:r>
        </w:del>
      </w:ins>
      <w:ins w:id="98" w:author=" Xi Zou" w:date="2006-03-28T21:42:00Z">
        <w:del w:id="99" w:author="David Levinson" w:date="2006-06-30T07:28:00Z">
          <w:r>
            <w:rPr>
              <w:u w:val="single"/>
            </w:rPr>
            <w:delText>(</w:delText>
          </w:r>
        </w:del>
      </w:ins>
      <w:ins w:id="100" w:author=" Xi Zou" w:date="2006-03-28T23:37:00Z">
        <w:del w:id="101" w:author="David Levinson" w:date="2006-06-30T07:28:00Z">
          <w:r>
            <w:rPr>
              <w:u w:val="single"/>
            </w:rPr>
            <w:delText>2004</w:delText>
          </w:r>
        </w:del>
      </w:ins>
      <w:ins w:id="102" w:author=" Xi Zou" w:date="2006-03-28T21:42:00Z">
        <w:del w:id="103" w:author="David Levinson" w:date="2006-06-30T07:28:00Z">
          <w:r>
            <w:rPr>
              <w:u w:val="single"/>
            </w:rPr>
            <w:delText>)</w:delText>
          </w:r>
        </w:del>
      </w:ins>
      <w:ins w:id="104" w:author=" Xi Zou" w:date="2006-03-28T21:42:00Z">
        <w:del w:id="105" w:author="David Levinson" w:date="2006-06-30T07:28:00Z">
          <w:r>
            <w:rPr/>
            <w:delText xml:space="preserve"> and Gabuthy, Neveu and Boemont </w:delText>
          </w:r>
        </w:del>
      </w:ins>
      <w:ins w:id="106" w:author=" Xi Zou" w:date="2006-03-28T21:42:00Z">
        <w:del w:id="107" w:author="David Levinson" w:date="2006-06-30T07:28:00Z">
          <w:r>
            <w:rPr>
              <w:u w:val="single"/>
            </w:rPr>
            <w:delText>(</w:delText>
          </w:r>
        </w:del>
      </w:ins>
      <w:ins w:id="108" w:author=" Xi Zou" w:date="2006-03-28T23:37:00Z">
        <w:del w:id="109" w:author="David Levinson" w:date="2006-06-30T07:28:00Z">
          <w:r>
            <w:rPr>
              <w:u w:val="single"/>
            </w:rPr>
            <w:delText>2004</w:delText>
          </w:r>
        </w:del>
      </w:ins>
      <w:ins w:id="110" w:author=" Xi Zou" w:date="2006-03-28T21:42:00Z">
        <w:del w:id="111" w:author="David Levinson" w:date="2006-06-30T07:28:00Z">
          <w:r>
            <w:rPr>
              <w:u w:val="single"/>
            </w:rPr>
            <w:delText>)</w:delText>
          </w:r>
        </w:del>
      </w:ins>
      <w:ins w:id="112" w:author=" Xi Zou" w:date="2006-03-28T21:42:00Z">
        <w:del w:id="113" w:author="David Levinson" w:date="2006-06-30T07:28:00Z">
          <w:r>
            <w:rPr/>
            <w:delText xml:space="preserve"> reported </w:delText>
          </w:r>
        </w:del>
      </w:ins>
      <w:ins w:id="114" w:author=" Xi Zou" w:date="2006-03-28T21:42:00Z">
        <w:del w:id="115" w:author="David Levinson" w:date="2006-04-03T15:26:00Z">
          <w:r>
            <w:rPr/>
            <w:delText>their</w:delText>
          </w:r>
        </w:del>
      </w:ins>
      <w:ins w:id="116" w:author=" Xi Zou" w:date="2006-03-28T21:42:00Z">
        <w:del w:id="117" w:author="David Levinson" w:date="2006-06-30T07:28:00Z">
          <w:r>
            <w:rPr/>
            <w:delText xml:space="preserve"> experimental stud</w:delText>
          </w:r>
        </w:del>
      </w:ins>
      <w:ins w:id="118" w:author=" Xi Zou" w:date="2006-03-28T21:42:00Z">
        <w:del w:id="119" w:author="David Levinson" w:date="2006-04-03T15:26:00Z">
          <w:r>
            <w:rPr/>
            <w:delText>y</w:delText>
          </w:r>
        </w:del>
      </w:ins>
      <w:ins w:id="120" w:author=" Xi Zou" w:date="2006-03-28T21:42:00Z">
        <w:del w:id="121" w:author="David Levinson" w:date="2006-06-30T07:28:00Z">
          <w:r>
            <w:rPr/>
            <w:delText xml:space="preserve"> of congestion pricing games. </w:delText>
          </w:r>
        </w:del>
      </w:ins>
      <w:del w:id="122" w:author="David Levinson" w:date="2006-04-03T15:26:00Z">
        <w:r>
          <w:rPr/>
          <w:delText>But their experimental results were affected by the limited time in which players learn and achieve Nash equilibria.</w:delText>
        </w:r>
      </w:del>
    </w:p>
    <w:p>
      <w:pPr>
        <w:pStyle w:val="Normal"/>
        <w:spacing w:lineRule="auto" w:line="480"/>
        <w:ind w:firstLine="720" w:end="0"/>
        <w:jc w:val="both"/>
        <w:rPr>
          <w:del w:id="134" w:author="David Levinson" w:date="2006-06-30T07:28:00Z"/>
        </w:rPr>
      </w:pPr>
      <w:del w:id="124" w:author="David Levinson" w:date="2006-06-30T07:28:00Z">
        <w:r>
          <w:rPr/>
          <w:delText>The N-player game, in which N is always larger than two, is suitable for our research because the spillover effect (congestion externality) of player interactions on other players is significant in traffic and this effect cannot be realized in a two-player game (The words player and agent are used interchangeably). To make the research feasible, we assume all players are rational, meaning they have perfect knowledge of the game and the behaviors of other players, making consistent and optimal decisions for their own good</w:delText>
        </w:r>
      </w:del>
      <w:ins w:id="125" w:author=" Xi Zou" w:date="2006-03-29T06:55:00Z">
        <w:del w:id="126" w:author="David Levinson" w:date="2006-06-30T07:28:00Z">
          <w:r>
            <w:rPr/>
            <w:delText>benefit</w:delText>
          </w:r>
        </w:del>
      </w:ins>
      <w:del w:id="127" w:author="David Levinson" w:date="2006-06-30T07:28:00Z">
        <w:r>
          <w:rPr/>
          <w:delText>. Players may want to improve their utility by changing their strategies. In studying games, we need to know if there are equilibria onto which all players will settle. In game theory, a Nash equilibrium means a strategy combination such that no player can improve his payoff by changing his strategy while all other players keep their strategies unchanged.</w:delText>
        </w:r>
      </w:del>
      <w:del w:id="128" w:author="David Levinson" w:date="2006-06-30T07:28:00Z">
        <w:r>
          <w:rPr>
            <w:color w:val="990000"/>
          </w:rPr>
          <w:delText xml:space="preserve"> </w:delText>
        </w:r>
      </w:del>
      <w:del w:id="129" w:author="David Levinson" w:date="2006-06-30T07:28:00Z">
        <w:r>
          <w:rPr/>
          <w:delText xml:space="preserve">The expected or average payoffs (costs) in Nash equilibrium must be at least as large (small) as that obtainable by any other strategy. A Nash equilibrium may not yield the lowest total cost for all players, which is rather a system optimal solution. This phenomenon is similar to that illustrated by </w:delText>
        </w:r>
      </w:del>
      <w:del w:id="130" w:author="David Levinson" w:date="2006-06-30T07:28:00Z">
        <w:r>
          <w:rPr>
            <w:rFonts w:eastAsia="Times New Roman"/>
          </w:rPr>
          <w:delText>Wardrop’s user equilibrium principle (</w:delText>
        </w:r>
      </w:del>
      <w:del w:id="131" w:author="David Levinson" w:date="2006-06-30T07:28:00Z">
        <w:r>
          <w:rPr/>
          <w:delText>Wardrop, 1952</w:delText>
        </w:r>
      </w:del>
      <w:del w:id="132" w:author="David Levinson" w:date="2006-06-30T07:28:00Z">
        <w:r>
          <w:rPr>
            <w:rFonts w:eastAsia="Times New Roman"/>
          </w:rPr>
          <w:delText>) used in route choice</w:delText>
        </w:r>
      </w:del>
      <w:del w:id="133" w:author="David Levinson" w:date="2006-06-30T07:28:00Z">
        <w:r>
          <w:rPr/>
          <w:delText>. With either an explicit cooperation among players or players’ knowledge on the history of the game, the total cost may be reduced to a minimum. However, this scenario may not be realized, as travelers cannot be omniscient about the travel decisions of other players in reality, even after repeated learning.</w:delText>
        </w:r>
      </w:del>
    </w:p>
    <w:p>
      <w:pPr>
        <w:pStyle w:val="Normal"/>
        <w:widowControl/>
        <w:bidi w:val="0"/>
        <w:spacing w:lineRule="auto" w:line="480"/>
        <w:ind w:firstLine="720" w:end="0"/>
        <w:jc w:val="both"/>
        <w:rPr>
          <w:del w:id="138" w:author="David Levinson" w:date="2006-06-30T07:28:00Z"/>
        </w:rPr>
      </w:pPr>
      <w:del w:id="135" w:author="David Levinson" w:date="2006-06-30T07:28:00Z">
        <w:r>
          <w:rPr/>
          <w:tab/>
          <w:delText>This paper continues Levinson’s research (Levinson, 200</w:delText>
        </w:r>
      </w:del>
      <w:del w:id="136" w:author="David Levinson" w:date="2006-04-03T15:28:00Z">
        <w:r>
          <w:rPr/>
          <w:delText>4</w:delText>
        </w:r>
      </w:del>
      <w:del w:id="137" w:author="David Levinson" w:date="2006-06-30T07:28:00Z">
        <w:r>
          <w:rPr/>
          <w:delText xml:space="preserve">) on micro-foundations of congestion and pricing using game theory, by generalizing the formulation of N-player games and comparing the results with the analytical bottleneck model. In the next section, we illustrate the N-player congestion game for road users. This is followed by the simulation results of the N-player congestion game, and a comparison between the game theory model and the bottleneck model. Concluding comments are provided in the last section.  </w:delText>
        </w:r>
      </w:del>
    </w:p>
    <w:p>
      <w:pPr>
        <w:pStyle w:val="Normal"/>
        <w:widowControl/>
        <w:bidi w:val="0"/>
        <w:spacing w:lineRule="auto" w:line="480"/>
        <w:ind w:firstLine="720" w:end="0"/>
        <w:jc w:val="both"/>
        <w:rPr>
          <w:del w:id="140" w:author="David Levinson" w:date="2006-06-30T07:28:00Z"/>
        </w:rPr>
      </w:pPr>
      <w:del w:id="139" w:author="David Levinson" w:date="2006-06-30T07:28:00Z">
        <w:r>
          <w:rPr/>
        </w:r>
      </w:del>
    </w:p>
    <w:p>
      <w:pPr>
        <w:pStyle w:val="Normal"/>
        <w:widowControl/>
        <w:bidi w:val="0"/>
        <w:spacing w:lineRule="auto" w:line="480"/>
        <w:ind w:firstLine="720" w:end="0"/>
        <w:jc w:val="both"/>
        <w:rPr>
          <w:del w:id="142" w:author="David Levinson" w:date="2006-06-30T07:28:00Z"/>
        </w:rPr>
      </w:pPr>
      <w:del w:id="141" w:author="David Levinson" w:date="2006-06-30T07:28:00Z">
        <w:r>
          <w:rPr/>
          <w:delText>N-Player Game</w:delText>
        </w:r>
      </w:del>
    </w:p>
    <w:p>
      <w:pPr>
        <w:pStyle w:val="Normal"/>
        <w:widowControl/>
        <w:bidi w:val="0"/>
        <w:spacing w:lineRule="auto" w:line="480"/>
        <w:ind w:firstLine="720" w:end="0"/>
        <w:jc w:val="both"/>
        <w:rPr>
          <w:del w:id="144" w:author="David Levinson" w:date="2006-06-30T07:28:00Z"/>
        </w:rPr>
      </w:pPr>
      <w:del w:id="143" w:author="David Levinson" w:date="2006-06-30T07:28:00Z">
        <w:r>
          <w:rPr/>
          <w:delText>The number of interacting travelers affects the analysis because the impact of the spillover from some travelers to others could be significant. In this study, we define an N-player game as follows:</w:delText>
        </w:r>
      </w:del>
    </w:p>
    <w:p>
      <w:pPr>
        <w:pStyle w:val="Normal"/>
        <w:widowControl/>
        <w:bidi w:val="0"/>
        <w:spacing w:lineRule="auto" w:line="480"/>
        <w:ind w:firstLine="720" w:end="0"/>
        <w:jc w:val="both"/>
        <w:rPr>
          <w:del w:id="146" w:author="David Levinson" w:date="2006-06-30T07:28:00Z"/>
        </w:rPr>
      </w:pPr>
      <w:del w:id="145" w:author="David Levinson" w:date="2006-06-30T07:28:00Z">
        <w:r>
          <w:rPr/>
          <w:tab/>
          <w:delText>(1) The number of players is N; the player is a traveler driving one vehicle.</w:delText>
        </w:r>
      </w:del>
    </w:p>
    <w:p>
      <w:pPr>
        <w:pStyle w:val="Normal"/>
        <w:spacing w:lineRule="auto" w:line="480"/>
        <w:ind w:firstLine="720" w:end="0"/>
        <w:jc w:val="both"/>
        <w:rPr>
          <w:del w:id="148" w:author="David Levinson" w:date="2006-06-30T07:28:00Z"/>
        </w:rPr>
      </w:pPr>
      <w:del w:id="147" w:author="David Levinson" w:date="2006-06-30T07:28:00Z">
        <w:r>
          <w:rPr/>
          <w:delText xml:space="preserve">(2) Capacity of the transportation facility (which we call a road, but could be any process that can be modeled in a similar way as a server, such as a canal lock or an airport gate), is 1 player per time slot, meaning the service rate of the system is 1. </w:delText>
        </w:r>
      </w:del>
    </w:p>
    <w:p>
      <w:pPr>
        <w:pStyle w:val="Normal"/>
        <w:spacing w:lineRule="auto" w:line="480"/>
        <w:ind w:firstLine="720" w:end="0"/>
        <w:jc w:val="both"/>
        <w:rPr>
          <w:del w:id="167" w:author="David Levinson" w:date="2006-06-30T07:28:00Z"/>
        </w:rPr>
      </w:pPr>
      <w:del w:id="149" w:author="David Levinson" w:date="2006-06-30T07:28:00Z">
        <w:r>
          <w:rPr/>
          <w:delText xml:space="preserve">(3) For N players, there are N+1 arrival strategies. The strategy set is </w:delText>
        </w:r>
      </w:del>
      <w:del w:id="150" w:author="David Levinson" w:date="2006-06-30T07:28:00Z">
        <w:r>
          <w:rPr>
            <w:b/>
          </w:rPr>
          <w:delText>{</w:delText>
        </w:r>
      </w:del>
      <w:del w:id="151" w:author="David Levinson" w:date="2006-06-30T07:28:00Z">
        <w:r>
          <w:rPr>
            <w:b/>
            <w:i/>
          </w:rPr>
          <w:delText xml:space="preserve"> e</w:delText>
        </w:r>
      </w:del>
      <w:del w:id="152" w:author="David Levinson" w:date="2006-06-30T07:28:00Z">
        <w:r>
          <w:rPr>
            <w:b/>
            <w:i/>
            <w:vertAlign w:val="subscript"/>
          </w:rPr>
          <w:delText>N-1</w:delText>
        </w:r>
      </w:del>
      <w:del w:id="153" w:author="David Levinson" w:date="2006-06-30T07:28:00Z">
        <w:r>
          <w:rPr>
            <w:b/>
            <w:i/>
          </w:rPr>
          <w:delText>, e</w:delText>
        </w:r>
      </w:del>
      <w:del w:id="154" w:author="David Levinson" w:date="2006-06-30T07:28:00Z">
        <w:r>
          <w:rPr>
            <w:b/>
            <w:i/>
            <w:vertAlign w:val="subscript"/>
          </w:rPr>
          <w:delText>N-2</w:delText>
        </w:r>
      </w:del>
      <w:del w:id="155" w:author="David Levinson" w:date="2006-06-30T07:28:00Z">
        <w:r>
          <w:rPr>
            <w:b/>
            <w:i/>
          </w:rPr>
          <w:delText>, …, e</w:delText>
        </w:r>
      </w:del>
      <w:del w:id="156" w:author="David Levinson" w:date="2006-06-30T07:28:00Z">
        <w:r>
          <w:rPr>
            <w:b/>
            <w:i/>
            <w:vertAlign w:val="subscript"/>
          </w:rPr>
          <w:delText>1</w:delText>
        </w:r>
      </w:del>
      <w:del w:id="157" w:author="David Levinson" w:date="2006-06-30T07:28:00Z">
        <w:r>
          <w:rPr>
            <w:b/>
            <w:i/>
          </w:rPr>
          <w:delText>, o, l</w:delText>
        </w:r>
      </w:del>
      <w:del w:id="158" w:author="David Levinson" w:date="2006-06-30T07:28:00Z">
        <w:r>
          <w:rPr>
            <w:b/>
          </w:rPr>
          <w:delText xml:space="preserve"> }</w:delText>
        </w:r>
      </w:del>
      <w:del w:id="159" w:author="David Levinson" w:date="2006-06-30T07:28:00Z">
        <w:r>
          <w:rPr/>
          <w:delText xml:space="preserve">. </w:delText>
        </w:r>
      </w:del>
      <w:del w:id="160" w:author="David Levinson" w:date="2006-06-30T07:28:00Z">
        <w:r>
          <w:rPr>
            <w:b/>
            <w:i/>
          </w:rPr>
          <w:delText>e</w:delText>
        </w:r>
      </w:del>
      <w:del w:id="161" w:author="David Levinson" w:date="2006-06-30T07:28:00Z">
        <w:r>
          <w:rPr>
            <w:b/>
            <w:i/>
            <w:vertAlign w:val="subscript"/>
          </w:rPr>
          <w:delText>i</w:delText>
        </w:r>
      </w:del>
      <w:del w:id="162" w:author="David Levinson" w:date="2006-06-30T07:28:00Z">
        <w:r>
          <w:rPr/>
          <w:delText xml:space="preserve"> denotes arriving early, </w:delText>
        </w:r>
      </w:del>
      <w:del w:id="163" w:author="David Levinson" w:date="2006-06-30T07:28:00Z">
        <w:r>
          <w:rPr>
            <w:b/>
            <w:i/>
          </w:rPr>
          <w:delText>o</w:delText>
        </w:r>
      </w:del>
      <w:del w:id="164" w:author="David Levinson" w:date="2006-06-30T07:28:00Z">
        <w:r>
          <w:rPr/>
          <w:delText xml:space="preserve"> denotes arriving on time; </w:delText>
        </w:r>
      </w:del>
      <w:del w:id="165" w:author="David Levinson" w:date="2006-06-30T07:28:00Z">
        <w:r>
          <w:rPr>
            <w:b/>
            <w:i/>
          </w:rPr>
          <w:delText>l</w:delText>
        </w:r>
      </w:del>
      <w:del w:id="166" w:author="David Levinson" w:date="2006-06-30T07:28:00Z">
        <w:r>
          <w:rPr/>
          <w:delText xml:space="preserve"> means arriving late.</w:delText>
        </w:r>
      </w:del>
    </w:p>
    <w:p>
      <w:pPr>
        <w:pStyle w:val="Normal"/>
        <w:spacing w:lineRule="auto" w:line="480"/>
        <w:ind w:firstLine="720" w:end="0"/>
        <w:jc w:val="both"/>
        <w:rPr>
          <w:del w:id="169" w:author="David Levinson" w:date="2006-06-30T07:28:00Z"/>
        </w:rPr>
      </w:pPr>
      <w:del w:id="168" w:author="David Levinson" w:date="2006-06-30T07:28:00Z">
        <w:r>
          <w:rPr/>
          <w:delText>(4) N players may arrive at the same time, arrive one-by-one in different time slots, or arrive as a pattern that is between these two extreme cases.</w:delText>
        </w:r>
      </w:del>
    </w:p>
    <w:p>
      <w:pPr>
        <w:pStyle w:val="Normal"/>
        <w:spacing w:lineRule="auto" w:line="480"/>
        <w:ind w:firstLine="720" w:end="0"/>
        <w:jc w:val="both"/>
        <w:rPr>
          <w:del w:id="171" w:author="David Levinson" w:date="2006-06-30T07:28:00Z"/>
        </w:rPr>
      </w:pPr>
      <w:del w:id="170" w:author="David Levinson" w:date="2006-06-30T07:28:00Z">
        <w:r>
          <w:rPr/>
          <w:delText>(5) If there is no queue, a player traverses the bottleneck with no delay.</w:delText>
        </w:r>
      </w:del>
    </w:p>
    <w:p>
      <w:pPr>
        <w:pStyle w:val="Normal"/>
        <w:spacing w:lineRule="auto" w:line="480"/>
        <w:ind w:firstLine="720" w:end="0"/>
        <w:jc w:val="both"/>
        <w:rPr>
          <w:del w:id="186" w:author="David Levinson" w:date="2006-06-30T07:28:00Z"/>
        </w:rPr>
      </w:pPr>
      <w:del w:id="172" w:author="David Levinson" w:date="2006-06-30T07:28:00Z">
        <w:r>
          <w:rPr/>
          <w:delText xml:space="preserve">In principle, a traveler may arrive at the back of the queue in a period </w:delText>
        </w:r>
      </w:del>
      <w:del w:id="173" w:author="David Levinson" w:date="2006-06-30T07:28:00Z">
        <w:r>
          <w:rPr>
            <w:b/>
            <w:i/>
          </w:rPr>
          <w:delText>l</w:delText>
        </w:r>
      </w:del>
      <w:del w:id="174" w:author="David Levinson" w:date="2006-06-30T07:28:00Z">
        <w:r>
          <w:rPr>
            <w:b/>
            <w:i/>
            <w:vertAlign w:val="subscript"/>
          </w:rPr>
          <w:delText>1</w:delText>
        </w:r>
      </w:del>
      <w:del w:id="175" w:author="David Levinson" w:date="2006-06-30T07:28:00Z">
        <w:r>
          <w:rPr>
            <w:b/>
            <w:i/>
          </w:rPr>
          <w:delText xml:space="preserve"> </w:delText>
        </w:r>
      </w:del>
      <w:del w:id="176" w:author="David Levinson" w:date="2006-06-30T07:28:00Z">
        <w:r>
          <w:rPr/>
          <w:delText xml:space="preserve">or </w:delText>
        </w:r>
      </w:del>
      <w:del w:id="177" w:author="David Levinson" w:date="2006-06-30T07:28:00Z">
        <w:r>
          <w:rPr>
            <w:b/>
            <w:i/>
          </w:rPr>
          <w:delText>l</w:delText>
        </w:r>
      </w:del>
      <w:del w:id="178" w:author="David Levinson" w:date="2006-06-30T07:28:00Z">
        <w:r>
          <w:rPr>
            <w:b/>
            <w:i/>
            <w:vertAlign w:val="subscript"/>
          </w:rPr>
          <w:delText>2</w:delText>
        </w:r>
      </w:del>
      <w:del w:id="179" w:author="David Levinson" w:date="2006-06-30T07:28:00Z">
        <w:r>
          <w:rPr/>
          <w:delText xml:space="preserve"> (which follow </w:delText>
        </w:r>
      </w:del>
      <w:del w:id="180" w:author="David Levinson" w:date="2006-06-30T07:28:00Z">
        <w:r>
          <w:rPr>
            <w:b/>
            <w:i/>
          </w:rPr>
          <w:delText xml:space="preserve">l </w:delText>
        </w:r>
      </w:del>
      <w:del w:id="181" w:author="David Levinson" w:date="2006-06-30T07:28:00Z">
        <w:r>
          <w:rPr/>
          <w:delText>sequentially)</w:delText>
        </w:r>
      </w:del>
      <w:del w:id="182" w:author="David Levinson" w:date="2006-06-30T07:28:00Z">
        <w:r>
          <w:rPr>
            <w:vertAlign w:val="subscript"/>
          </w:rPr>
          <w:delText xml:space="preserve"> </w:delText>
        </w:r>
      </w:del>
      <w:del w:id="183" w:author="David Levinson" w:date="2006-06-30T07:28:00Z">
        <w:r>
          <w:rPr/>
          <w:delText xml:space="preserve">etc., but we exclude those arrival patterns from this analysis for simplicity. </w:delText>
        </w:r>
      </w:del>
      <w:del w:id="184" w:author="David Levinson" w:date="2006-04-03T15:29:00Z">
        <w:r>
          <w:rPr/>
          <w:delText>Future analyses should address very late arrival strategies in the N-player game.</w:delText>
        </w:r>
      </w:del>
      <w:del w:id="185" w:author="David Levinson" w:date="2006-06-30T07:28:00Z">
        <w:r>
          <w:rPr/>
          <w:delText xml:space="preserve">  </w:delText>
        </w:r>
      </w:del>
    </w:p>
    <w:p>
      <w:pPr>
        <w:pStyle w:val="Normal"/>
        <w:spacing w:lineRule="auto" w:line="480"/>
        <w:ind w:firstLine="720" w:end="0"/>
        <w:jc w:val="both"/>
        <w:rPr>
          <w:del w:id="188" w:author="David Levinson" w:date="2006-06-30T07:28:00Z"/>
        </w:rPr>
      </w:pPr>
      <w:del w:id="187" w:author="David Levinson" w:date="2006-06-30T07:28:00Z">
        <w:r>
          <w:rPr/>
        </w:r>
      </w:del>
    </w:p>
    <w:p>
      <w:pPr>
        <w:pStyle w:val="Normal"/>
        <w:widowControl/>
        <w:bidi w:val="0"/>
        <w:spacing w:lineRule="auto" w:line="480"/>
        <w:ind w:firstLine="720" w:end="0"/>
        <w:jc w:val="both"/>
        <w:rPr>
          <w:del w:id="190" w:author="David Levinson" w:date="2006-06-30T07:28:00Z"/>
        </w:rPr>
      </w:pPr>
      <w:del w:id="189" w:author="David Levinson" w:date="2006-06-30T07:28:00Z">
        <w:r>
          <w:rPr/>
          <w:delText>Arrival Patterns</w:delText>
        </w:r>
      </w:del>
    </w:p>
    <w:p>
      <w:pPr>
        <w:pStyle w:val="Normal"/>
        <w:spacing w:lineRule="auto" w:line="480"/>
        <w:ind w:firstLine="720" w:end="0"/>
        <w:jc w:val="both"/>
        <w:rPr>
          <w:del w:id="194" w:author="David Levinson" w:date="2006-06-30T07:28:00Z"/>
        </w:rPr>
      </w:pPr>
      <w:del w:id="191" w:author="David Levinson" w:date="2006-06-30T07:28:00Z">
        <w:r>
          <w:rPr/>
          <w:delText xml:space="preserve">The arrival patterns are presented in Table 1, which shows the number of arrivals in each time slot. The sum of players in all time slots is N. We define the group of players arriving in the same time slot as a </w:delText>
        </w:r>
      </w:del>
      <w:del w:id="192" w:author="David Levinson" w:date="2006-06-30T07:28:00Z">
        <w:r>
          <w:rPr>
            <w:b/>
          </w:rPr>
          <w:delText>cluster</w:delText>
        </w:r>
      </w:del>
      <w:del w:id="193" w:author="David Levinson" w:date="2006-06-30T07:28:00Z">
        <w:r>
          <w:rPr/>
          <w:delText xml:space="preserve">. An arrival pattern is a combination of clusters. The number of arrival patterns is very large as described in the following paragraphs. </w:delText>
        </w:r>
      </w:del>
    </w:p>
    <w:p>
      <w:pPr>
        <w:pStyle w:val="Normal"/>
        <w:spacing w:lineRule="auto" w:line="480"/>
        <w:ind w:firstLine="720" w:end="0"/>
        <w:jc w:val="both"/>
        <w:rPr>
          <w:del w:id="203" w:author="David Levinson" w:date="2006-06-30T07:28:00Z"/>
        </w:rPr>
      </w:pPr>
      <w:del w:id="195" w:author="David Levinson" w:date="2006-06-30T07:28:00Z">
        <w:r>
          <w:rPr/>
          <w:delText xml:space="preserve">When the number of players is 6, the formation of arrival patterns is already complicated, as shown in Tables 2 and 3. </w:delText>
        </w:r>
      </w:del>
      <w:ins w:id="196" w:author=" Xi Zou" w:date="2006-03-29T00:07:00Z">
        <w:del w:id="197" w:author="David Levinson" w:date="2006-06-30T07:28:00Z">
          <w:r>
            <w:rPr/>
            <w:delText xml:space="preserve">Table 2 shows all possible arrival patterns or strategies of all players in terms of the N-player game just defined in the previous section. Table 3 shows the method of listing and calculating all arrival patterns in the simulation. </w:delText>
          </w:r>
        </w:del>
      </w:ins>
      <w:del w:id="198" w:author="David Levinson" w:date="2006-06-30T07:28:00Z">
        <w:r>
          <w:rPr/>
          <w:delText xml:space="preserve">We ignore </w:delText>
        </w:r>
      </w:del>
      <w:del w:id="199" w:author="David Levinson" w:date="2006-04-03T15:30:00Z">
        <w:r>
          <w:rPr/>
          <w:delText xml:space="preserve">the </w:delText>
        </w:r>
      </w:del>
      <w:del w:id="200" w:author="David Levinson" w:date="2006-06-30T07:28:00Z">
        <w:r>
          <w:rPr/>
          <w:delText xml:space="preserve">vehicle identification for the purpose of simplification.  The total number of arrival patterns without considering vehicle identification is </w:delText>
        </w:r>
      </w:del>
      <w:del w:id="201" w:author="David Levinson" w:date="2006-06-30T07:28:00Z">
        <w:r>
          <w:rPr/>
        </w:r>
      </w:del>
      <w:del w:id="202" w:author="David Levinson" w:date="2006-06-30T07:28:00Z">
        <w:r>
          <w:rPr/>
          <w:delText xml:space="preserve">=924.  </w:delText>
        </w:r>
      </w:del>
    </w:p>
    <w:p>
      <w:pPr>
        <w:pStyle w:val="Normal"/>
        <w:spacing w:lineRule="auto" w:line="480"/>
        <w:ind w:firstLine="720" w:end="0"/>
        <w:jc w:val="both"/>
        <w:rPr>
          <w:del w:id="207" w:author="David Levinson" w:date="2006-06-30T07:28:00Z"/>
        </w:rPr>
      </w:pPr>
      <w:del w:id="204" w:author="David Levinson" w:date="2006-06-30T07:28:00Z">
        <w:r>
          <w:rPr/>
          <w:delText xml:space="preserve">More generally, the number of arrival patterns is the summation of the number of ways of grouping N players multiplied by the number of combinations in </w:delText>
        </w:r>
      </w:del>
      <w:del w:id="205" w:author="David Levinson" w:date="2006-06-30T07:28:00Z">
        <w:r>
          <w:rPr>
            <w:i/>
          </w:rPr>
          <w:delText>(N+1)</w:delText>
        </w:r>
      </w:del>
      <w:del w:id="206" w:author="David Levinson" w:date="2006-06-30T07:28:00Z">
        <w:r>
          <w:rPr/>
          <w:delText xml:space="preserve"> time slots, which is:</w:delText>
        </w:r>
      </w:del>
    </w:p>
    <w:p>
      <w:pPr>
        <w:pStyle w:val="Normal"/>
        <w:widowControl/>
        <w:bidi w:val="0"/>
        <w:spacing w:lineRule="auto" w:line="480"/>
        <w:ind w:firstLine="720" w:end="0"/>
        <w:jc w:val="both"/>
        <w:rPr>
          <w:del w:id="211" w:author="David Levinson" w:date="2006-06-30T07:28:00Z"/>
        </w:rPr>
      </w:pPr>
      <w:del w:id="208" w:author="David Levinson" w:date="2006-06-30T07:28:00Z">
        <w:r>
          <w:rPr/>
          <w:tab/>
          <w:tab/>
        </w:r>
      </w:del>
      <w:del w:id="209" w:author="David Levinson" w:date="2006-06-30T07:28:00Z">
        <w:r>
          <w:rPr/>
        </w:r>
      </w:del>
      <w:del w:id="210" w:author="David Levinson" w:date="2006-06-30T07:28:00Z">
        <w:r>
          <w:rPr/>
          <w:tab/>
          <w:tab/>
          <w:tab/>
          <w:tab/>
          <w:tab/>
          <w:tab/>
          <w:delText>(1)</w:delText>
        </w:r>
      </w:del>
    </w:p>
    <w:p>
      <w:pPr>
        <w:pStyle w:val="Normal"/>
        <w:widowControl/>
        <w:bidi w:val="0"/>
        <w:spacing w:lineRule="auto" w:line="480"/>
        <w:ind w:firstLine="720" w:end="0"/>
        <w:jc w:val="both"/>
        <w:rPr>
          <w:del w:id="221" w:author="David Levinson" w:date="2006-06-30T07:28:00Z"/>
        </w:rPr>
      </w:pPr>
      <w:del w:id="212" w:author="David Levinson" w:date="2006-06-30T07:28:00Z">
        <w:r>
          <w:rPr/>
        </w:r>
      </w:del>
      <w:del w:id="213" w:author="David Levinson" w:date="2006-06-30T07:28:00Z">
        <w:r>
          <w:rPr/>
          <w:delText xml:space="preserve"> </w:delText>
        </w:r>
      </w:del>
      <w:del w:id="214" w:author="David Levinson" w:date="2006-06-30T07:28:00Z">
        <w:r>
          <w:rPr/>
          <w:delText xml:space="preserve">is the number of patterns that make </w:delText>
        </w:r>
      </w:del>
      <w:del w:id="215" w:author="David Levinson" w:date="2006-06-30T07:28:00Z">
        <w:r>
          <w:rPr>
            <w:i/>
          </w:rPr>
          <w:delText>i</w:delText>
        </w:r>
      </w:del>
      <w:del w:id="216" w:author="David Levinson" w:date="2006-06-30T07:28:00Z">
        <w:r>
          <w:rPr/>
          <w:delText xml:space="preserve"> groups in </w:delText>
        </w:r>
      </w:del>
      <w:del w:id="217" w:author="David Levinson" w:date="2006-06-30T07:28:00Z">
        <w:r>
          <w:rPr>
            <w:i/>
          </w:rPr>
          <w:delText>N</w:delText>
        </w:r>
      </w:del>
      <w:del w:id="218" w:author="David Levinson" w:date="2006-06-30T07:28:00Z">
        <w:r>
          <w:rPr/>
          <w:delText xml:space="preserve"> players. The series of </w:delText>
        </w:r>
      </w:del>
      <w:del w:id="219" w:author="David Levinson" w:date="2006-06-30T07:28:00Z">
        <w:r>
          <w:rPr/>
        </w:r>
      </w:del>
      <w:del w:id="220" w:author="David Levinson" w:date="2006-06-30T07:28:00Z">
        <w:r>
          <w:rPr/>
          <w:delText xml:space="preserve"> is generated as:</w:delText>
        </w:r>
      </w:del>
    </w:p>
    <w:p>
      <w:pPr>
        <w:pStyle w:val="Normal"/>
        <w:widowControl/>
        <w:bidi w:val="0"/>
        <w:spacing w:lineRule="auto" w:line="480"/>
        <w:ind w:firstLine="720" w:end="0"/>
        <w:jc w:val="both"/>
        <w:rPr>
          <w:del w:id="224" w:author="David Levinson" w:date="2006-06-30T07:28:00Z"/>
        </w:rPr>
      </w:pPr>
      <w:del w:id="222" w:author="David Levinson" w:date="2006-06-30T07:28:00Z">
        <w:r>
          <w:rPr/>
          <w:tab/>
          <w:tab/>
        </w:r>
      </w:del>
      <w:del w:id="223" w:author="David Levinson" w:date="2006-06-30T07:28:00Z">
        <w:r>
          <w:rPr/>
        </w:r>
      </w:del>
    </w:p>
    <w:p>
      <w:pPr>
        <w:pStyle w:val="Normal"/>
        <w:widowControl/>
        <w:bidi w:val="0"/>
        <w:spacing w:lineRule="auto" w:line="480"/>
        <w:ind w:firstLine="720" w:end="0"/>
        <w:jc w:val="both"/>
        <w:rPr>
          <w:del w:id="227" w:author="David Levinson" w:date="2006-06-30T07:28:00Z"/>
        </w:rPr>
      </w:pPr>
      <w:del w:id="225" w:author="David Levinson" w:date="2006-06-30T07:28:00Z">
        <w:r>
          <w:rPr/>
          <w:tab/>
          <w:tab/>
        </w:r>
      </w:del>
      <w:del w:id="226" w:author="David Levinson" w:date="2006-06-30T07:28:00Z">
        <w:r>
          <w:rPr/>
        </w:r>
      </w:del>
    </w:p>
    <w:p>
      <w:pPr>
        <w:pStyle w:val="Normal"/>
        <w:widowControl/>
        <w:bidi w:val="0"/>
        <w:spacing w:lineRule="auto" w:line="480"/>
        <w:ind w:firstLine="720" w:end="0"/>
        <w:jc w:val="both"/>
        <w:rPr>
          <w:del w:id="230" w:author="David Levinson" w:date="2006-06-30T07:28:00Z"/>
        </w:rPr>
      </w:pPr>
      <w:del w:id="228" w:author="David Levinson" w:date="2006-06-30T07:28:00Z">
        <w:r>
          <w:rPr/>
          <w:tab/>
          <w:tab/>
        </w:r>
      </w:del>
      <w:del w:id="229" w:author="David Levinson" w:date="2006-06-30T07:28:00Z">
        <w:r>
          <w:rPr/>
        </w:r>
      </w:del>
    </w:p>
    <w:p>
      <w:pPr>
        <w:pStyle w:val="Normal"/>
        <w:widowControl/>
        <w:bidi w:val="0"/>
        <w:spacing w:lineRule="auto" w:line="480"/>
        <w:ind w:firstLine="720" w:end="0"/>
        <w:jc w:val="both"/>
        <w:rPr>
          <w:del w:id="233" w:author="David Levinson" w:date="2006-06-30T07:28:00Z"/>
        </w:rPr>
      </w:pPr>
      <w:del w:id="231" w:author="David Levinson" w:date="2006-06-30T07:28:00Z">
        <w:r>
          <w:rPr/>
          <w:tab/>
          <w:tab/>
        </w:r>
      </w:del>
      <w:del w:id="232" w:author="David Levinson" w:date="2006-06-30T07:28:00Z">
        <w:r>
          <w:rPr/>
        </w:r>
      </w:del>
    </w:p>
    <w:p>
      <w:pPr>
        <w:pStyle w:val="Normal"/>
        <w:widowControl/>
        <w:bidi w:val="0"/>
        <w:spacing w:lineRule="auto" w:line="480"/>
        <w:ind w:firstLine="720" w:end="0"/>
        <w:jc w:val="both"/>
        <w:rPr>
          <w:del w:id="235" w:author="David Levinson" w:date="2006-06-30T07:28:00Z"/>
        </w:rPr>
      </w:pPr>
      <w:del w:id="234" w:author="David Levinson" w:date="2006-06-30T07:28:00Z">
        <w:r>
          <w:rPr/>
          <w:tab/>
          <w:tab/>
          <w:delText>……</w:delText>
        </w:r>
      </w:del>
    </w:p>
    <w:p>
      <w:pPr>
        <w:pStyle w:val="Normal"/>
        <w:widowControl/>
        <w:bidi w:val="0"/>
        <w:spacing w:lineRule="auto" w:line="480"/>
        <w:ind w:firstLine="720" w:end="0"/>
        <w:jc w:val="both"/>
        <w:rPr>
          <w:del w:id="239" w:author="David Levinson" w:date="2006-06-30T07:28:00Z"/>
        </w:rPr>
      </w:pPr>
      <w:del w:id="236" w:author="David Levinson" w:date="2006-06-30T07:28:00Z">
        <w:r>
          <w:rPr/>
          <w:tab/>
          <w:tab/>
        </w:r>
      </w:del>
      <w:del w:id="237" w:author="David Levinson" w:date="2006-06-30T07:28:00Z">
        <w:r>
          <w:rPr/>
        </w:r>
      </w:del>
      <w:del w:id="238" w:author="David Levinson" w:date="2006-06-30T07:28:00Z">
        <w:r>
          <w:rPr/>
          <w:delText xml:space="preserve">   </w:delText>
        </w:r>
      </w:del>
    </w:p>
    <w:p>
      <w:pPr>
        <w:pStyle w:val="Normal"/>
        <w:widowControl/>
        <w:bidi w:val="0"/>
        <w:spacing w:lineRule="auto" w:line="480"/>
        <w:ind w:firstLine="720" w:end="0"/>
        <w:jc w:val="both"/>
        <w:rPr>
          <w:del w:id="245" w:author="David Levinson" w:date="2006-06-30T07:28:00Z"/>
        </w:rPr>
      </w:pPr>
      <w:del w:id="240" w:author="David Levinson" w:date="2006-06-30T07:28:00Z">
        <w:r>
          <w:rPr/>
          <w:tab/>
          <w:tab/>
        </w:r>
      </w:del>
      <w:del w:id="241" w:author="David Levinson" w:date="2006-06-30T07:28:00Z">
        <w:r>
          <w:rPr/>
        </w:r>
      </w:del>
      <w:del w:id="242" w:author="David Levinson" w:date="2006-06-30T07:28:00Z">
        <w:r>
          <w:rPr/>
          <w:tab/>
          <w:tab/>
        </w:r>
      </w:del>
      <w:del w:id="243" w:author="David Levinson" w:date="2006-06-30T07:28:00Z">
        <w:r>
          <w:rPr/>
        </w:r>
      </w:del>
      <w:del w:id="244" w:author="David Levinson" w:date="2006-06-30T07:28:00Z">
        <w:r>
          <w:rPr/>
          <w:tab/>
          <w:tab/>
          <w:tab/>
          <w:delText>(2)</w:delText>
        </w:r>
      </w:del>
    </w:p>
    <w:p>
      <w:pPr>
        <w:pStyle w:val="Normal"/>
        <w:widowControl/>
        <w:bidi w:val="0"/>
        <w:spacing w:lineRule="auto" w:line="480"/>
        <w:ind w:firstLine="720" w:end="0"/>
        <w:jc w:val="both"/>
        <w:rPr>
          <w:del w:id="252" w:author="David Levinson" w:date="2006-06-30T07:28:00Z"/>
        </w:rPr>
      </w:pPr>
      <w:del w:id="246" w:author="David Levinson" w:date="2006-06-30T07:28:00Z">
        <w:r>
          <w:rPr/>
          <w:delText>This number</w:delText>
        </w:r>
      </w:del>
      <w:ins w:id="247" w:author=" Xi Zou" w:date="2006-03-29T00:07:00Z">
        <w:del w:id="248" w:author="David Levinson" w:date="2006-06-30T07:28:00Z">
          <w:r>
            <w:rPr/>
            <w:delText xml:space="preserve"> A</w:delText>
          </w:r>
        </w:del>
      </w:ins>
      <w:del w:id="249" w:author="David Levinson" w:date="2006-06-30T07:28:00Z">
        <w:r>
          <w:rPr/>
          <w:delText xml:space="preserve"> increases exponentially with </w:delText>
        </w:r>
      </w:del>
      <w:del w:id="250" w:author="David Levinson" w:date="2006-06-30T07:28:00Z">
        <w:r>
          <w:rPr>
            <w:i/>
          </w:rPr>
          <w:delText>N</w:delText>
        </w:r>
      </w:del>
      <w:del w:id="251" w:author="David Levinson" w:date="2006-06-30T07:28:00Z">
        <w:r>
          <w:rPr/>
          <w:delText xml:space="preserve">. For instance, it is 70 for a 4-player game, and 252 for a 5-player game, as noted above 924 for a 6-player game, and 3432 for a 7-player game. </w:delText>
        </w:r>
      </w:del>
    </w:p>
    <w:p>
      <w:pPr>
        <w:pStyle w:val="Normal"/>
        <w:widowControl/>
        <w:bidi w:val="0"/>
        <w:spacing w:lineRule="auto" w:line="480"/>
        <w:ind w:firstLine="720" w:end="0"/>
        <w:jc w:val="both"/>
        <w:rPr>
          <w:del w:id="256" w:author="David Levinson" w:date="2006-06-30T07:28:00Z"/>
        </w:rPr>
      </w:pPr>
      <w:del w:id="253" w:author="David Levinson" w:date="2006-06-30T07:28:00Z">
        <w:r>
          <w:rPr/>
          <w:tab/>
          <w:delText xml:space="preserve">The generation of arrival patterns is crucial in simulation. The first step generates all combinations of numbers that sum to N. The second step lists all permutations of these combinations in (N+1) slots. The third step clears all repeated patterns in the list. These three steps are very </w:delText>
        </w:r>
      </w:del>
      <w:del w:id="254" w:author="David Levinson" w:date="2006-04-03T15:31:00Z">
        <w:r>
          <w:rPr/>
          <w:delText>time and memory consuming</w:delText>
        </w:r>
      </w:del>
      <w:del w:id="255" w:author="David Levinson" w:date="2006-06-30T07:28:00Z">
        <w:r>
          <w:rPr/>
          <w:delText>. To illustrate, generating all patterns for a 7-player game takes more than 17 hours of computation using code in MATLAB in a Pentium 2.4G Hz PC with 512MB memory. In this paper, we limit the number of agents to 7.</w:delText>
        </w:r>
      </w:del>
    </w:p>
    <w:p>
      <w:pPr>
        <w:pStyle w:val="Normal"/>
        <w:widowControl/>
        <w:bidi w:val="0"/>
        <w:spacing w:lineRule="auto" w:line="480"/>
        <w:ind w:firstLine="720" w:end="0"/>
        <w:jc w:val="both"/>
        <w:rPr>
          <w:del w:id="258" w:author="David Levinson" w:date="2006-06-30T07:28:00Z"/>
        </w:rPr>
      </w:pPr>
      <w:del w:id="257" w:author="David Levinson" w:date="2006-06-30T07:28:00Z">
        <w:r>
          <w:rPr/>
        </w:r>
      </w:del>
    </w:p>
    <w:p>
      <w:pPr>
        <w:pStyle w:val="Normal"/>
        <w:widowControl/>
        <w:bidi w:val="0"/>
        <w:spacing w:lineRule="auto" w:line="480"/>
        <w:ind w:firstLine="720" w:end="0"/>
        <w:jc w:val="both"/>
        <w:rPr>
          <w:del w:id="260" w:author="David Levinson" w:date="2006-06-30T07:28:00Z"/>
        </w:rPr>
      </w:pPr>
      <w:del w:id="259" w:author="David Levinson" w:date="2006-06-30T07:28:00Z">
        <w:r>
          <w:rPr/>
          <w:delText>Departure Patterns</w:delText>
        </w:r>
      </w:del>
    </w:p>
    <w:p>
      <w:pPr>
        <w:pStyle w:val="Normal"/>
        <w:spacing w:lineRule="auto" w:line="480"/>
        <w:ind w:firstLine="720" w:end="0"/>
        <w:jc w:val="both"/>
        <w:rPr>
          <w:del w:id="281" w:author="David Levinson" w:date="2006-06-30T07:28:00Z"/>
        </w:rPr>
      </w:pPr>
      <w:del w:id="261" w:author="David Levinson" w:date="2006-06-30T07:28:00Z">
        <w:r>
          <w:rPr/>
          <w:delText>If all N players arrive very early (before {</w:delText>
        </w:r>
      </w:del>
      <w:del w:id="262" w:author="David Levinson" w:date="2006-06-30T07:28:00Z">
        <w:r>
          <w:rPr>
            <w:b/>
            <w:i/>
          </w:rPr>
          <w:delText>o</w:delText>
        </w:r>
      </w:del>
      <w:del w:id="263" w:author="David Levinson" w:date="2006-06-30T07:28:00Z">
        <w:r>
          <w:rPr/>
          <w:delText>}) at the same time, they depart the road one- by-one and suffer delay. Suppose they are early enough so that the last one arrives and departs on-time. Denote their departure time by {</w:delText>
        </w:r>
      </w:del>
      <w:del w:id="264" w:author="David Levinson" w:date="2006-06-30T07:28:00Z">
        <w:r>
          <w:rPr>
            <w:b/>
            <w:i/>
          </w:rPr>
          <w:delText>e</w:delText>
        </w:r>
      </w:del>
      <w:del w:id="265" w:author="David Levinson" w:date="2006-06-30T07:28:00Z">
        <w:r>
          <w:rPr>
            <w:b/>
            <w:i/>
            <w:vertAlign w:val="subscript"/>
          </w:rPr>
          <w:delText>N-1</w:delText>
        </w:r>
      </w:del>
      <w:del w:id="266" w:author="David Levinson" w:date="2006-06-30T07:28:00Z">
        <w:r>
          <w:rPr>
            <w:b/>
            <w:i/>
          </w:rPr>
          <w:delText>, e</w:delText>
        </w:r>
      </w:del>
      <w:del w:id="267" w:author="David Levinson" w:date="2006-06-30T07:28:00Z">
        <w:r>
          <w:rPr>
            <w:b/>
            <w:i/>
            <w:vertAlign w:val="subscript"/>
          </w:rPr>
          <w:delText>N-2</w:delText>
        </w:r>
      </w:del>
      <w:del w:id="268" w:author="David Levinson" w:date="2006-06-30T07:28:00Z">
        <w:r>
          <w:rPr>
            <w:b/>
            <w:i/>
          </w:rPr>
          <w:delText>, …, e</w:delText>
        </w:r>
      </w:del>
      <w:del w:id="269" w:author="David Levinson" w:date="2006-06-30T07:28:00Z">
        <w:r>
          <w:rPr>
            <w:b/>
            <w:i/>
            <w:vertAlign w:val="subscript"/>
          </w:rPr>
          <w:delText>1</w:delText>
        </w:r>
      </w:del>
      <w:del w:id="270" w:author="David Levinson" w:date="2006-06-30T07:28:00Z">
        <w:r>
          <w:rPr>
            <w:b/>
            <w:i/>
          </w:rPr>
          <w:delText>, o</w:delText>
        </w:r>
      </w:del>
      <w:del w:id="271" w:author="David Levinson" w:date="2006-06-30T07:28:00Z">
        <w:r>
          <w:rPr/>
          <w:delText>}. If all N players arrive late in {</w:delText>
        </w:r>
      </w:del>
      <w:del w:id="272" w:author="David Levinson" w:date="2006-06-30T07:28:00Z">
        <w:r>
          <w:rPr>
            <w:b/>
            <w:i/>
          </w:rPr>
          <w:delText>l</w:delText>
        </w:r>
      </w:del>
      <w:del w:id="273" w:author="David Levinson" w:date="2006-06-30T07:28:00Z">
        <w:r>
          <w:rPr/>
          <w:delText xml:space="preserve">}, they </w:delText>
        </w:r>
      </w:del>
      <w:del w:id="274" w:author="David Levinson" w:date="2006-04-03T16:03:00Z">
        <w:r>
          <w:rPr/>
          <w:delText>suffer incremental</w:delText>
        </w:r>
      </w:del>
      <w:del w:id="275" w:author="David Levinson" w:date="2006-06-30T07:28:00Z">
        <w:r>
          <w:rPr/>
          <w:delText xml:space="preserve"> delays and depart in {</w:delText>
        </w:r>
      </w:del>
      <w:del w:id="276" w:author="David Levinson" w:date="2006-06-30T07:28:00Z">
        <w:r>
          <w:rPr>
            <w:b/>
            <w:i/>
          </w:rPr>
          <w:delText>l, l</w:delText>
        </w:r>
      </w:del>
      <w:del w:id="277" w:author="David Levinson" w:date="2006-06-30T07:28:00Z">
        <w:r>
          <w:rPr>
            <w:b/>
            <w:i/>
            <w:vertAlign w:val="subscript"/>
          </w:rPr>
          <w:delText>1</w:delText>
        </w:r>
      </w:del>
      <w:del w:id="278" w:author="David Levinson" w:date="2006-06-30T07:28:00Z">
        <w:r>
          <w:rPr>
            <w:b/>
            <w:i/>
          </w:rPr>
          <w:delText>, …, l</w:delText>
        </w:r>
      </w:del>
      <w:del w:id="279" w:author="David Levinson" w:date="2006-06-30T07:28:00Z">
        <w:r>
          <w:rPr>
            <w:b/>
            <w:i/>
            <w:vertAlign w:val="subscript"/>
          </w:rPr>
          <w:delText>N-1</w:delText>
        </w:r>
      </w:del>
      <w:del w:id="280" w:author="David Levinson" w:date="2006-06-30T07:28:00Z">
        <w:r>
          <w:rPr/>
          <w:delText xml:space="preserve">}. Generally combinations of all the departure patterns can be represented as shown in Table 4. </w:delText>
        </w:r>
      </w:del>
    </w:p>
    <w:p>
      <w:pPr>
        <w:pStyle w:val="Normal"/>
        <w:spacing w:lineRule="auto" w:line="480"/>
        <w:ind w:firstLine="720" w:end="0"/>
        <w:jc w:val="both"/>
        <w:rPr/>
      </w:pPr>
      <w:del w:id="282" w:author="David Levinson" w:date="2006-06-30T07:28:00Z">
        <w:r>
          <w:rPr/>
          <w:delText>Using the 5-player game as an example, the possible departure time slots are {</w:delText>
        </w:r>
      </w:del>
      <w:del w:id="283" w:author="David Levinson" w:date="2006-06-30T07:28:00Z">
        <w:r>
          <w:rPr>
            <w:b/>
            <w:i/>
          </w:rPr>
          <w:delText>e</w:delText>
        </w:r>
      </w:del>
      <w:del w:id="284" w:author="David Levinson" w:date="2006-06-30T07:28:00Z">
        <w:r>
          <w:rPr>
            <w:b/>
            <w:i/>
            <w:vertAlign w:val="subscript"/>
          </w:rPr>
          <w:delText>4</w:delText>
        </w:r>
      </w:del>
      <w:del w:id="285" w:author="David Levinson" w:date="2006-06-30T07:28:00Z">
        <w:r>
          <w:rPr>
            <w:b/>
            <w:i/>
          </w:rPr>
          <w:delText>, e</w:delText>
        </w:r>
      </w:del>
      <w:del w:id="286" w:author="David Levinson" w:date="2006-06-30T07:28:00Z">
        <w:r>
          <w:rPr>
            <w:b/>
            <w:i/>
            <w:vertAlign w:val="subscript"/>
          </w:rPr>
          <w:delText>3</w:delText>
        </w:r>
      </w:del>
      <w:del w:id="287" w:author="David Levinson" w:date="2006-06-30T07:28:00Z">
        <w:r>
          <w:rPr>
            <w:b/>
            <w:i/>
          </w:rPr>
          <w:delText>, e</w:delText>
        </w:r>
      </w:del>
      <w:del w:id="288" w:author="David Levinson" w:date="2006-06-30T07:28:00Z">
        <w:r>
          <w:rPr>
            <w:b/>
            <w:i/>
            <w:vertAlign w:val="subscript"/>
          </w:rPr>
          <w:delText>2</w:delText>
        </w:r>
      </w:del>
      <w:del w:id="289" w:author="David Levinson" w:date="2006-06-30T07:28:00Z">
        <w:r>
          <w:rPr>
            <w:b/>
            <w:i/>
          </w:rPr>
          <w:delText>, e</w:delText>
        </w:r>
      </w:del>
      <w:del w:id="290" w:author="David Levinson" w:date="2006-06-30T07:28:00Z">
        <w:r>
          <w:rPr>
            <w:b/>
            <w:i/>
            <w:vertAlign w:val="subscript"/>
          </w:rPr>
          <w:delText>1</w:delText>
        </w:r>
      </w:del>
      <w:del w:id="291" w:author="David Levinson" w:date="2006-06-30T07:28:00Z">
        <w:r>
          <w:rPr>
            <w:b/>
            <w:i/>
          </w:rPr>
          <w:delText>, o, l, l</w:delText>
        </w:r>
      </w:del>
      <w:del w:id="292" w:author="David Levinson" w:date="2006-06-30T07:28:00Z">
        <w:r>
          <w:rPr>
            <w:b/>
            <w:i/>
            <w:vertAlign w:val="subscript"/>
          </w:rPr>
          <w:delText>1</w:delText>
        </w:r>
      </w:del>
      <w:del w:id="293" w:author="David Levinson" w:date="2006-06-30T07:28:00Z">
        <w:r>
          <w:rPr>
            <w:b/>
            <w:i/>
          </w:rPr>
          <w:delText>, l</w:delText>
        </w:r>
      </w:del>
      <w:del w:id="294" w:author="David Levinson" w:date="2006-06-30T07:28:00Z">
        <w:r>
          <w:rPr>
            <w:b/>
            <w:i/>
            <w:vertAlign w:val="subscript"/>
          </w:rPr>
          <w:delText>2</w:delText>
        </w:r>
      </w:del>
      <w:del w:id="295" w:author="David Levinson" w:date="2006-06-30T07:28:00Z">
        <w:r>
          <w:rPr>
            <w:b/>
            <w:i/>
          </w:rPr>
          <w:delText>, l</w:delText>
        </w:r>
      </w:del>
      <w:del w:id="296" w:author="David Levinson" w:date="2006-06-30T07:28:00Z">
        <w:r>
          <w:rPr>
            <w:b/>
            <w:i/>
            <w:vertAlign w:val="subscript"/>
          </w:rPr>
          <w:delText xml:space="preserve">3, </w:delText>
        </w:r>
      </w:del>
      <w:del w:id="297" w:author="David Levinson" w:date="2006-06-30T07:28:00Z">
        <w:r>
          <w:rPr>
            <w:b/>
            <w:i/>
          </w:rPr>
          <w:delText>l</w:delText>
        </w:r>
      </w:del>
      <w:del w:id="298" w:author="David Levinson" w:date="2006-06-30T07:28:00Z">
        <w:r>
          <w:rPr>
            <w:b/>
            <w:i/>
            <w:vertAlign w:val="subscript"/>
          </w:rPr>
          <w:delText>4</w:delText>
        </w:r>
      </w:del>
      <w:del w:id="299" w:author="David Levinson" w:date="2006-06-30T07:28:00Z">
        <w:r>
          <w:rPr/>
          <w:delText>}. We set up a tag X between on-time {</w:delText>
        </w:r>
      </w:del>
      <w:del w:id="300" w:author="David Levinson" w:date="2006-06-30T07:28:00Z">
        <w:r>
          <w:rPr>
            <w:b/>
            <w:i/>
          </w:rPr>
          <w:delText>o</w:delText>
        </w:r>
      </w:del>
      <w:del w:id="301" w:author="David Levinson" w:date="2006-06-30T07:28:00Z">
        <w:r>
          <w:rPr/>
          <w:delText>} and late {</w:delText>
        </w:r>
      </w:del>
      <w:del w:id="302" w:author="David Levinson" w:date="2006-06-30T07:28:00Z">
        <w:r>
          <w:rPr>
            <w:b/>
            <w:i/>
          </w:rPr>
          <w:delText>l</w:delText>
        </w:r>
      </w:del>
      <w:del w:id="303" w:author="David Levinson" w:date="2006-06-30T07:28:00Z">
        <w:r>
          <w:rPr/>
          <w:delText>} to indicate the possible arrival interval, meaning players cannot choose to arrive in the intervals after the X tag. The departure patterns may include:</w:delText>
        </w:r>
      </w:del>
    </w:p>
    <w:tbl>
      <w:tblPr>
        <w:tblW w:w="9120" w:type="dxa"/>
        <w:jc w:val="start"/>
        <w:tblInd w:w="108" w:type="dxa"/>
        <w:tblLayout w:type="fixed"/>
        <w:tblCellMar>
          <w:top w:w="0" w:type="dxa"/>
          <w:start w:w="108" w:type="dxa"/>
          <w:bottom w:w="0" w:type="dxa"/>
          <w:end w:w="108" w:type="dxa"/>
        </w:tblCellMar>
      </w:tblPr>
      <w:tblGrid>
        <w:gridCol w:w="3720"/>
        <w:gridCol w:w="5400"/>
      </w:tblGrid>
      <w:tr>
        <w:trPr/>
        <w:tc>
          <w:tcPr>
            <w:tcW w:w="3720" w:type="dxa"/>
            <w:tcBorders/>
          </w:tcPr>
          <w:p>
            <w:pPr>
              <w:pStyle w:val="Normal"/>
              <w:widowControl/>
              <w:bidi w:val="0"/>
              <w:spacing w:lineRule="auto" w:line="480"/>
              <w:ind w:firstLine="720" w:end="0"/>
              <w:jc w:val="both"/>
              <w:rPr/>
            </w:pPr>
            <w:del w:id="304" w:author="David Levinson" w:date="2006-06-30T07:28:00Z">
              <w:r>
                <w:rPr/>
                <w:delText>All agents depart early or on-time</w:delText>
              </w:r>
            </w:del>
            <w:del w:id="305" w:author="David Levinson" w:date="2006-06-30T07:28:00Z">
              <w:r>
                <w:rPr/>
                <w:delText>:</w:delText>
              </w:r>
            </w:del>
          </w:p>
        </w:tc>
        <w:tc>
          <w:tcPr>
            <w:tcW w:w="5400" w:type="dxa"/>
            <w:tcBorders/>
          </w:tcPr>
          <w:p>
            <w:pPr>
              <w:pStyle w:val="Normal"/>
              <w:spacing w:lineRule="auto" w:line="360"/>
              <w:jc w:val="both"/>
              <w:rPr/>
            </w:pPr>
            <w:del w:id="306" w:author="David Levinson" w:date="2006-06-30T07:28:00Z">
              <w:r>
                <w:rPr/>
                <w:delText xml:space="preserve">{1, 1, 1, 1, 1, </w:delText>
              </w:r>
            </w:del>
            <w:ins w:id="307" w:author=" Xi Zou" w:date="2006-04-02T17:59:00Z">
              <w:del w:id="308" w:author="David Levinson" w:date="2006-06-30T07:28:00Z">
                <w:r>
                  <w:rPr/>
                  <w:delText xml:space="preserve">X, </w:delText>
                </w:r>
              </w:del>
            </w:ins>
            <w:del w:id="309" w:author="David Levinson" w:date="2006-06-30T07:28:00Z">
              <w:r>
                <w:rPr/>
                <w:delText>0, X, 0, 0,0,0}</w:delText>
              </w:r>
            </w:del>
          </w:p>
        </w:tc>
      </w:tr>
      <w:tr>
        <w:trPr/>
        <w:tc>
          <w:tcPr>
            <w:tcW w:w="3720" w:type="dxa"/>
            <w:tcBorders/>
          </w:tcPr>
          <w:p>
            <w:pPr>
              <w:pStyle w:val="Normal"/>
              <w:spacing w:lineRule="auto" w:line="360"/>
              <w:jc w:val="both"/>
              <w:rPr/>
            </w:pPr>
            <w:del w:id="310" w:author="David Levinson" w:date="2006-06-30T07:28:00Z">
              <w:r>
                <w:rPr/>
                <w:delText>One agent departs late or very late</w:delText>
              </w:r>
            </w:del>
            <w:del w:id="311" w:author="David Levinson" w:date="2006-06-30T07:28:00Z">
              <w:r>
                <w:rPr/>
                <w:delText>:</w:delText>
              </w:r>
            </w:del>
          </w:p>
        </w:tc>
        <w:tc>
          <w:tcPr>
            <w:tcW w:w="5400" w:type="dxa"/>
            <w:tcBorders/>
          </w:tcPr>
          <w:p>
            <w:pPr>
              <w:pStyle w:val="Normal"/>
              <w:spacing w:lineRule="auto" w:line="360"/>
              <w:jc w:val="both"/>
              <w:rPr/>
            </w:pPr>
            <w:del w:id="312" w:author="David Levinson" w:date="2006-06-30T07:28:00Z">
              <w:r>
                <w:rPr/>
                <w:delText>{1,1,1,1,0,</w:delText>
              </w:r>
            </w:del>
            <w:ins w:id="313" w:author=" Xi Zou" w:date="2006-04-02T18:00:00Z">
              <w:del w:id="314" w:author="David Levinson" w:date="2006-06-30T07:28:00Z">
                <w:r>
                  <w:rPr/>
                  <w:delText>X,</w:delText>
                </w:r>
              </w:del>
            </w:ins>
            <w:del w:id="315" w:author="David Levinson" w:date="2006-06-30T07:28:00Z">
              <w:r>
                <w:rPr/>
                <w:delText>1, X, 0,0,0,0}, {1,1,1,0,1,</w:delText>
              </w:r>
            </w:del>
            <w:ins w:id="316" w:author=" Xi Zou" w:date="2006-04-02T18:01:00Z">
              <w:del w:id="317" w:author="David Levinson" w:date="2006-06-30T07:28:00Z">
                <w:r>
                  <w:rPr/>
                  <w:delText>X,</w:delText>
                </w:r>
              </w:del>
            </w:ins>
            <w:del w:id="318" w:author="David Levinson" w:date="2006-06-30T07:28:00Z">
              <w:r>
                <w:rPr/>
                <w:delText>1,X,0,0,0,0}, …, {0, 1,1,1,1,</w:delText>
              </w:r>
            </w:del>
            <w:ins w:id="319" w:author=" Xi Zou" w:date="2006-04-02T18:02:00Z">
              <w:del w:id="320" w:author="David Levinson" w:date="2006-06-30T07:28:00Z">
                <w:r>
                  <w:rPr/>
                  <w:delText>X,</w:delText>
                </w:r>
              </w:del>
            </w:ins>
            <w:del w:id="321" w:author="David Levinson" w:date="2006-06-30T07:28:00Z">
              <w:r>
                <w:rPr/>
                <w:delText>1,X,0,0,0,0}; ……; {1,1,1,1,0,</w:delText>
              </w:r>
            </w:del>
            <w:ins w:id="322" w:author=" Xi Zou" w:date="2006-04-02T18:03:00Z">
              <w:del w:id="323" w:author="David Levinson" w:date="2006-06-30T07:28:00Z">
                <w:r>
                  <w:rPr/>
                  <w:delText>X,</w:delText>
                </w:r>
              </w:del>
            </w:ins>
            <w:del w:id="324" w:author="David Levinson" w:date="2006-06-30T07:28:00Z">
              <w:r>
                <w:rPr/>
                <w:delText>0, X, 1,0,0,0}, ……, {0,0,1,1,1,</w:delText>
              </w:r>
            </w:del>
            <w:ins w:id="325" w:author=" Xi Zou" w:date="2006-04-02T18:03:00Z">
              <w:del w:id="326" w:author="David Levinson" w:date="2006-06-30T07:28:00Z">
                <w:r>
                  <w:rPr/>
                  <w:delText xml:space="preserve"> X,</w:delText>
                </w:r>
              </w:del>
            </w:ins>
            <w:del w:id="327" w:author="David Levinson" w:date="2006-06-30T07:28:00Z">
              <w:r>
                <w:rPr/>
                <w:delText>1, X, 1,0,0,0}</w:delText>
              </w:r>
            </w:del>
          </w:p>
        </w:tc>
      </w:tr>
      <w:tr>
        <w:trPr/>
        <w:tc>
          <w:tcPr>
            <w:tcW w:w="3720" w:type="dxa"/>
            <w:tcBorders/>
          </w:tcPr>
          <w:p>
            <w:pPr>
              <w:pStyle w:val="Normal"/>
              <w:spacing w:lineRule="auto" w:line="360"/>
              <w:jc w:val="both"/>
              <w:rPr/>
            </w:pPr>
            <w:del w:id="328" w:author="David Levinson" w:date="2006-06-30T07:28:00Z">
              <w:r>
                <w:rPr/>
                <w:delText>Two agents departs late or very late</w:delText>
              </w:r>
            </w:del>
            <w:del w:id="329" w:author="David Levinson" w:date="2006-06-30T07:28:00Z">
              <w:r>
                <w:rPr/>
                <w:delText>:</w:delText>
              </w:r>
            </w:del>
          </w:p>
        </w:tc>
        <w:tc>
          <w:tcPr>
            <w:tcW w:w="5400" w:type="dxa"/>
            <w:tcBorders/>
          </w:tcPr>
          <w:p>
            <w:pPr>
              <w:pStyle w:val="Normal"/>
              <w:spacing w:lineRule="auto" w:line="360"/>
              <w:jc w:val="both"/>
              <w:rPr/>
            </w:pPr>
            <w:del w:id="330" w:author="David Levinson" w:date="2006-06-30T07:28:00Z">
              <w:r>
                <w:rPr/>
                <w:delText>{1,1,1,0,0,</w:delText>
              </w:r>
            </w:del>
            <w:ins w:id="331" w:author=" Xi Zou" w:date="2006-04-02T18:03:00Z">
              <w:del w:id="332" w:author="David Levinson" w:date="2006-06-30T07:28:00Z">
                <w:r>
                  <w:rPr/>
                  <w:delText xml:space="preserve"> X, </w:delText>
                </w:r>
              </w:del>
            </w:ins>
            <w:del w:id="333" w:author="David Levinson" w:date="2006-06-30T07:28:00Z">
              <w:r>
                <w:rPr/>
                <w:delText>1, X, 1,0,0,0}, {1,1,0,1,1,</w:delText>
              </w:r>
            </w:del>
            <w:ins w:id="334" w:author=" Xi Zou" w:date="2006-04-02T18:04:00Z">
              <w:del w:id="335" w:author="David Levinson" w:date="2006-06-30T07:28:00Z">
                <w:r>
                  <w:rPr/>
                  <w:delText>X,</w:delText>
                </w:r>
              </w:del>
            </w:ins>
            <w:del w:id="336" w:author="David Levinson" w:date="2006-06-30T07:28:00Z">
              <w:r>
                <w:rPr/>
                <w:delText>1,</w:delText>
              </w:r>
            </w:del>
            <w:ins w:id="337" w:author=" Xi Zou" w:date="2006-04-02T18:04:00Z">
              <w:del w:id="338" w:author="David Levinson" w:date="2006-06-30T07:28:00Z">
                <w:r>
                  <w:rPr/>
                  <w:delText xml:space="preserve"> </w:delText>
                </w:r>
              </w:del>
            </w:ins>
            <w:del w:id="339" w:author="David Levinson" w:date="2006-06-30T07:28:00Z">
              <w:r>
                <w:rPr/>
                <w:delText>X,1,0,0,0}, …</w:delText>
              </w:r>
            </w:del>
          </w:p>
        </w:tc>
      </w:tr>
      <w:tr>
        <w:trPr/>
        <w:tc>
          <w:tcPr>
            <w:tcW w:w="3720" w:type="dxa"/>
            <w:tcBorders/>
          </w:tcPr>
          <w:p>
            <w:pPr>
              <w:pStyle w:val="Normal"/>
              <w:widowControl/>
              <w:bidi w:val="0"/>
              <w:spacing w:lineRule="auto" w:line="360"/>
              <w:jc w:val="both"/>
              <w:rPr/>
            </w:pPr>
            <w:del w:id="340" w:author="David Levinson" w:date="2006-06-30T07:28:00Z">
              <w:r>
                <w:rPr/>
                <w:delText>……</w:delText>
              </w:r>
            </w:del>
          </w:p>
        </w:tc>
        <w:tc>
          <w:tcPr>
            <w:tcW w:w="5400" w:type="dxa"/>
            <w:tcBorders/>
          </w:tcPr>
          <w:p>
            <w:pPr>
              <w:pStyle w:val="Normal"/>
              <w:widowControl/>
              <w:bidi w:val="0"/>
              <w:spacing w:lineRule="auto" w:line="360"/>
              <w:jc w:val="both"/>
              <w:rPr/>
            </w:pPr>
            <w:del w:id="341" w:author="David Levinson" w:date="2006-06-30T07:28:00Z">
              <w:r>
                <w:rPr/>
                <w:delText>……</w:delText>
              </w:r>
            </w:del>
          </w:p>
        </w:tc>
      </w:tr>
      <w:tr>
        <w:trPr/>
        <w:tc>
          <w:tcPr>
            <w:tcW w:w="3720" w:type="dxa"/>
            <w:tcBorders/>
          </w:tcPr>
          <w:p>
            <w:pPr>
              <w:pStyle w:val="Normal"/>
              <w:spacing w:lineRule="auto" w:line="360"/>
              <w:jc w:val="both"/>
              <w:rPr/>
            </w:pPr>
            <w:del w:id="342" w:author="David Levinson" w:date="2006-06-30T07:28:00Z">
              <w:r>
                <w:rPr/>
                <w:delText>All depart late</w:delText>
              </w:r>
            </w:del>
            <w:del w:id="343" w:author="David Levinson" w:date="2006-06-30T07:28:00Z">
              <w:r>
                <w:rPr/>
                <w:delText>:</w:delText>
              </w:r>
            </w:del>
          </w:p>
        </w:tc>
        <w:tc>
          <w:tcPr>
            <w:tcW w:w="5400" w:type="dxa"/>
            <w:tcBorders/>
          </w:tcPr>
          <w:p>
            <w:pPr>
              <w:pStyle w:val="Normal"/>
              <w:widowControl/>
              <w:bidi w:val="0"/>
              <w:spacing w:lineRule="auto" w:line="360"/>
              <w:jc w:val="both"/>
              <w:rPr/>
            </w:pPr>
            <w:del w:id="344" w:author="David Levinson" w:date="2006-06-30T07:28:00Z">
              <w:r>
                <w:rPr/>
                <w:delText xml:space="preserve">{0, 0, 0, 0, 0, </w:delText>
              </w:r>
            </w:del>
            <w:ins w:id="345" w:author=" Xi Zou" w:date="2006-04-02T18:05:00Z">
              <w:del w:id="346" w:author="David Levinson" w:date="2006-06-30T07:28:00Z">
                <w:r>
                  <w:rPr/>
                  <w:delText xml:space="preserve">X, </w:delText>
                </w:r>
              </w:del>
            </w:ins>
            <w:del w:id="347" w:author="David Levinson" w:date="2006-06-30T07:28:00Z">
              <w:r>
                <w:rPr/>
                <w:delText>1, X, 1, 1,1,1}</w:delText>
              </w:r>
            </w:del>
          </w:p>
        </w:tc>
      </w:tr>
    </w:tbl>
    <w:p>
      <w:pPr>
        <w:pStyle w:val="Normal"/>
        <w:spacing w:lineRule="auto" w:line="480"/>
        <w:ind w:firstLine="720" w:end="0"/>
        <w:jc w:val="both"/>
        <w:rPr/>
      </w:pPr>
      <w:r>
        <w:rPr/>
      </w:r>
    </w:p>
    <w:p>
      <w:pPr>
        <w:pStyle w:val="Normal"/>
        <w:spacing w:lineRule="auto" w:line="480"/>
        <w:jc w:val="both"/>
        <w:rPr>
          <w:del w:id="366" w:author="David Levinson" w:date="2006-06-30T07:28:00Z"/>
        </w:rPr>
      </w:pPr>
      <w:r>
        <w:rPr/>
        <w:t>Because the last arrival time is {</w:t>
      </w:r>
      <w:del w:id="348" w:author="David Levinson" w:date="2006-06-30T07:28:00Z">
        <w:r>
          <w:rPr>
            <w:b/>
            <w:i/>
          </w:rPr>
          <w:delText>l</w:delText>
        </w:r>
      </w:del>
      <w:del w:id="349" w:author="David Levinson" w:date="2006-06-30T07:28:00Z">
        <w:r>
          <w:rPr/>
          <w:delText xml:space="preserve">}, the players departing in this time slot will depart one-by-one closely </w:delText>
        </w:r>
      </w:del>
      <w:del w:id="350" w:author="David Levinson" w:date="2006-04-03T16:03:00Z">
        <w:r>
          <w:rPr/>
          <w:delText>with incremental</w:delText>
        </w:r>
      </w:del>
      <w:del w:id="351" w:author="David Levinson" w:date="2006-06-30T07:28:00Z">
        <w:r>
          <w:rPr/>
          <w:delText xml:space="preserve"> delays. Thus the departure pattern after the tag X must be “compact”, unlike patterns before the tag X which could be “loose” </w:delText>
        </w:r>
      </w:del>
      <w:del w:id="352" w:author="David Levinson" w:date="2006-04-03T16:06:00Z">
        <w:r>
          <w:rPr/>
          <w:delText>if in some time slots no player arrives</w:delText>
        </w:r>
      </w:del>
      <w:ins w:id="353" w:author=" Xi Zou" w:date="2006-04-02T18:44:00Z">
        <w:del w:id="354" w:author="David Levinson" w:date="2006-04-03T16:06:00Z">
          <w:r>
            <w:rPr/>
            <w:delText>departs</w:delText>
          </w:r>
        </w:del>
      </w:ins>
      <w:del w:id="355" w:author="David Levinson" w:date="2006-06-30T07:28:00Z">
        <w:r>
          <w:rPr/>
          <w:delText xml:space="preserve">. In this example, the possible patterns after tag X include: {……, 0/1, X, 0, 0,0,0}, {……,1, X, 1,0,0,0}, {……, 1, X, 1, 1,0,0},{……,1, X, 1, 1,1,0},{……1, X, 1, 1,1,1}, in which 0/1 means it could be either 1 or 0 in this time slot. This analysis will consider whether a “loose” arrival pattern is stable or whether only “compact” patterns are. The numbers of possible arrival patterns are: </w:delText>
        </w:r>
      </w:del>
      <w:del w:id="356" w:author="David Levinson" w:date="2006-06-30T07:28:00Z">
        <w:r>
          <w:rPr/>
        </w:r>
      </w:del>
      <w:del w:id="357" w:author="David Levinson" w:date="2006-06-30T07:28:00Z">
        <w:r>
          <w:rPr/>
          <w:delText xml:space="preserve">, </w:delText>
        </w:r>
      </w:del>
      <w:del w:id="358" w:author="David Levinson" w:date="2006-06-30T07:28:00Z">
        <w:r>
          <w:rPr/>
        </w:r>
      </w:del>
      <w:del w:id="359" w:author="David Levinson" w:date="2006-06-30T07:28:00Z">
        <w:r>
          <w:rPr/>
          <w:delText xml:space="preserve">, </w:delText>
        </w:r>
      </w:del>
      <w:del w:id="360" w:author="David Levinson" w:date="2006-06-30T07:28:00Z">
        <w:r>
          <w:rPr/>
        </w:r>
      </w:del>
      <w:del w:id="361" w:author="David Levinson" w:date="2006-06-30T07:28:00Z">
        <w:r>
          <w:rPr/>
          <w:delText>,</w:delText>
        </w:r>
      </w:del>
      <w:del w:id="362" w:author="David Levinson" w:date="2006-06-30T07:28:00Z">
        <w:r>
          <w:rPr/>
        </w:r>
      </w:del>
      <w:del w:id="363" w:author="David Levinson" w:date="2006-06-30T07:28:00Z">
        <w:r>
          <w:rPr/>
          <w:delText xml:space="preserve">, and </w:delText>
        </w:r>
      </w:del>
      <w:del w:id="364" w:author="David Levinson" w:date="2006-06-30T07:28:00Z">
        <w:r>
          <w:rPr/>
        </w:r>
      </w:del>
      <w:del w:id="365" w:author="David Levinson" w:date="2006-06-30T07:28:00Z">
        <w:r>
          <w:rPr/>
          <w:delText xml:space="preserve"> respectively. </w:delText>
        </w:r>
      </w:del>
    </w:p>
    <w:p>
      <w:pPr>
        <w:pStyle w:val="Normal"/>
        <w:widowControl/>
        <w:bidi w:val="0"/>
        <w:spacing w:lineRule="auto" w:line="480"/>
        <w:ind w:hanging="0" w:end="0"/>
        <w:jc w:val="both"/>
        <w:rPr>
          <w:del w:id="368" w:author="David Levinson" w:date="2006-06-30T07:28:00Z"/>
        </w:rPr>
      </w:pPr>
      <w:del w:id="367" w:author="David Levinson" w:date="2006-06-30T07:28:00Z">
        <w:r>
          <w:rPr/>
          <w:delText xml:space="preserve">This result can be extended to the N-player case. The possible patterns and the respective number of possible departure patterns after tag X are: </w:delText>
        </w:r>
      </w:del>
    </w:p>
    <w:p>
      <w:pPr>
        <w:pStyle w:val="Normal"/>
        <w:widowControl/>
        <w:bidi w:val="0"/>
        <w:spacing w:lineRule="auto" w:line="480"/>
        <w:ind w:hanging="0" w:end="0"/>
        <w:jc w:val="both"/>
        <w:rPr>
          <w:del w:id="375" w:author="David Levinson" w:date="2006-06-30T07:28:00Z"/>
        </w:rPr>
      </w:pPr>
      <w:del w:id="369" w:author="David Levinson" w:date="2006-06-30T07:28:00Z">
        <w:r>
          <w:rPr/>
          <w:delText>{……, 1(0), X, 0</w:delText>
        </w:r>
      </w:del>
      <w:del w:id="370" w:author="David Levinson" w:date="2006-06-30T07:28:00Z">
        <w:r>
          <w:rPr>
            <w:vertAlign w:val="subscript"/>
          </w:rPr>
          <w:delText>1</w:delText>
        </w:r>
      </w:del>
      <w:del w:id="371" w:author="David Levinson" w:date="2006-06-30T07:28:00Z">
        <w:r>
          <w:rPr/>
          <w:delText>, …,0</w:delText>
        </w:r>
      </w:del>
      <w:del w:id="372" w:author="David Levinson" w:date="2006-06-30T07:28:00Z">
        <w:r>
          <w:rPr>
            <w:vertAlign w:val="subscript"/>
          </w:rPr>
          <w:delText>N-1</w:delText>
        </w:r>
      </w:del>
      <w:del w:id="373" w:author="David Levinson" w:date="2006-06-30T07:28:00Z">
        <w:r>
          <w:rPr/>
          <w:delText xml:space="preserve">} </w:delText>
          <w:tab/>
          <w:tab/>
          <w:delText>=&gt;</w:delText>
        </w:r>
      </w:del>
      <w:del w:id="374" w:author="David Levinson" w:date="2006-06-30T07:28:00Z">
        <w:r>
          <w:rPr/>
        </w:r>
      </w:del>
    </w:p>
    <w:p>
      <w:pPr>
        <w:pStyle w:val="Normal"/>
        <w:widowControl/>
        <w:bidi w:val="0"/>
        <w:spacing w:lineRule="auto" w:line="480"/>
        <w:ind w:hanging="0" w:end="0"/>
        <w:jc w:val="both"/>
        <w:rPr>
          <w:del w:id="382" w:author="David Levinson" w:date="2006-06-30T07:28:00Z"/>
        </w:rPr>
      </w:pPr>
      <w:del w:id="376" w:author="David Levinson" w:date="2006-06-30T07:28:00Z">
        <w:r>
          <w:rPr/>
          <w:delText>{……,1(0), X, 1,0</w:delText>
        </w:r>
      </w:del>
      <w:del w:id="377" w:author="David Levinson" w:date="2006-06-30T07:28:00Z">
        <w:r>
          <w:rPr>
            <w:vertAlign w:val="subscript"/>
          </w:rPr>
          <w:delText>2</w:delText>
        </w:r>
      </w:del>
      <w:del w:id="378" w:author="David Levinson" w:date="2006-06-30T07:28:00Z">
        <w:r>
          <w:rPr/>
          <w:delText>,…,0</w:delText>
        </w:r>
      </w:del>
      <w:del w:id="379" w:author="David Levinson" w:date="2006-06-30T07:28:00Z">
        <w:r>
          <w:rPr>
            <w:vertAlign w:val="subscript"/>
          </w:rPr>
          <w:delText>N-1</w:delText>
        </w:r>
      </w:del>
      <w:del w:id="380" w:author="David Levinson" w:date="2006-06-30T07:28:00Z">
        <w:r>
          <w:rPr/>
          <w:delText xml:space="preserve">} </w:delText>
          <w:tab/>
          <w:tab/>
          <w:delText>=&gt;</w:delText>
        </w:r>
      </w:del>
      <w:del w:id="381" w:author="David Levinson" w:date="2006-06-30T07:28:00Z">
        <w:r>
          <w:rPr/>
        </w:r>
      </w:del>
    </w:p>
    <w:p>
      <w:pPr>
        <w:pStyle w:val="Normal"/>
        <w:widowControl/>
        <w:bidi w:val="0"/>
        <w:spacing w:lineRule="auto" w:line="480"/>
        <w:ind w:hanging="0" w:end="0"/>
        <w:jc w:val="both"/>
        <w:rPr>
          <w:del w:id="389" w:author="David Levinson" w:date="2006-06-30T07:28:00Z"/>
        </w:rPr>
      </w:pPr>
      <w:del w:id="383" w:author="David Levinson" w:date="2006-06-30T07:28:00Z">
        <w:r>
          <w:rPr/>
          <w:delText>{……, 1(0), X, 1, 1,0</w:delText>
        </w:r>
      </w:del>
      <w:del w:id="384" w:author="David Levinson" w:date="2006-06-30T07:28:00Z">
        <w:r>
          <w:rPr>
            <w:vertAlign w:val="subscript"/>
          </w:rPr>
          <w:delText>3</w:delText>
        </w:r>
      </w:del>
      <w:del w:id="385" w:author="David Levinson" w:date="2006-06-30T07:28:00Z">
        <w:r>
          <w:rPr/>
          <w:delText>,…,0</w:delText>
        </w:r>
      </w:del>
      <w:del w:id="386" w:author="David Levinson" w:date="2006-06-30T07:28:00Z">
        <w:r>
          <w:rPr>
            <w:vertAlign w:val="subscript"/>
          </w:rPr>
          <w:delText xml:space="preserve"> N-1</w:delText>
        </w:r>
      </w:del>
      <w:del w:id="387" w:author="David Levinson" w:date="2006-06-30T07:28:00Z">
        <w:r>
          <w:rPr/>
          <w:delText>}</w:delText>
          <w:tab/>
          <w:tab/>
          <w:delText>=&gt;</w:delText>
        </w:r>
      </w:del>
      <w:del w:id="388" w:author="David Levinson" w:date="2006-06-30T07:28:00Z">
        <w:r>
          <w:rPr/>
        </w:r>
      </w:del>
    </w:p>
    <w:p>
      <w:pPr>
        <w:pStyle w:val="Normal"/>
        <w:widowControl/>
        <w:bidi w:val="0"/>
        <w:spacing w:lineRule="auto" w:line="480"/>
        <w:ind w:hanging="0" w:end="0"/>
        <w:jc w:val="both"/>
        <w:rPr>
          <w:del w:id="391" w:author="David Levinson" w:date="2006-06-30T07:28:00Z"/>
        </w:rPr>
      </w:pPr>
      <w:del w:id="390" w:author="David Levinson" w:date="2006-06-30T07:28:00Z">
        <w:r>
          <w:rPr/>
          <w:delText>……</w:delText>
        </w:r>
      </w:del>
    </w:p>
    <w:p>
      <w:pPr>
        <w:pStyle w:val="Normal"/>
        <w:widowControl/>
        <w:bidi w:val="0"/>
        <w:spacing w:lineRule="auto" w:line="480"/>
        <w:ind w:hanging="0" w:end="0"/>
        <w:jc w:val="both"/>
        <w:rPr>
          <w:del w:id="400" w:author="David Levinson" w:date="2006-06-30T07:28:00Z"/>
        </w:rPr>
      </w:pPr>
      <w:del w:id="392" w:author="David Levinson" w:date="2006-06-30T07:28:00Z">
        <w:r>
          <w:rPr/>
          <w:delText>{……1(0), X, 1</w:delText>
        </w:r>
      </w:del>
      <w:del w:id="393" w:author="David Levinson" w:date="2006-06-30T07:28:00Z">
        <w:r>
          <w:rPr>
            <w:vertAlign w:val="subscript"/>
          </w:rPr>
          <w:delText>1</w:delText>
        </w:r>
      </w:del>
      <w:del w:id="394" w:author="David Levinson" w:date="2006-06-30T07:28:00Z">
        <w:r>
          <w:rPr/>
          <w:delText>, 1</w:delText>
        </w:r>
      </w:del>
      <w:del w:id="395" w:author="David Levinson" w:date="2006-06-30T07:28:00Z">
        <w:r>
          <w:rPr>
            <w:vertAlign w:val="subscript"/>
          </w:rPr>
          <w:delText>2</w:delText>
        </w:r>
      </w:del>
      <w:del w:id="396" w:author="David Levinson" w:date="2006-06-30T07:28:00Z">
        <w:r>
          <w:rPr/>
          <w:delText>,…,1</w:delText>
        </w:r>
      </w:del>
      <w:del w:id="397" w:author="David Levinson" w:date="2006-06-30T07:28:00Z">
        <w:r>
          <w:rPr>
            <w:vertAlign w:val="subscript"/>
          </w:rPr>
          <w:delText xml:space="preserve"> N-1</w:delText>
        </w:r>
      </w:del>
      <w:del w:id="398" w:author="David Levinson" w:date="2006-06-30T07:28:00Z">
        <w:r>
          <w:rPr/>
          <w:delText>}</w:delText>
          <w:tab/>
          <w:tab/>
          <w:delText xml:space="preserve">=&gt;  </w:delText>
        </w:r>
      </w:del>
      <w:del w:id="399" w:author="David Levinson" w:date="2006-06-30T07:28:00Z">
        <w:r>
          <w:rPr/>
        </w:r>
      </w:del>
    </w:p>
    <w:p>
      <w:pPr>
        <w:pStyle w:val="Normal"/>
        <w:spacing w:lineRule="auto" w:line="480"/>
        <w:jc w:val="both"/>
        <w:rPr>
          <w:del w:id="402" w:author="David Levinson" w:date="2006-06-30T07:28:00Z"/>
        </w:rPr>
      </w:pPr>
      <w:del w:id="401" w:author="David Levinson" w:date="2006-06-30T07:28:00Z">
        <w:r>
          <w:rPr/>
          <w:delText>The subscripts of 1s and 0s indicate the time tick. (0) denotes that a zero may present in that position. The total number of departure patterns is:</w:delText>
        </w:r>
      </w:del>
    </w:p>
    <w:p>
      <w:pPr>
        <w:pStyle w:val="Normal"/>
        <w:widowControl/>
        <w:bidi w:val="0"/>
        <w:spacing w:lineRule="auto" w:line="480"/>
        <w:ind w:hanging="0" w:end="0"/>
        <w:jc w:val="both"/>
        <w:rPr>
          <w:del w:id="406" w:author="David Levinson" w:date="2006-06-30T07:28:00Z"/>
        </w:rPr>
      </w:pPr>
      <w:del w:id="403" w:author="David Levinson" w:date="2006-06-30T07:28:00Z">
        <w:r>
          <w:rPr/>
          <w:delText xml:space="preserve"> </w:delText>
        </w:r>
      </w:del>
      <w:del w:id="404" w:author="David Levinson" w:date="2006-06-30T07:28:00Z">
        <w:r>
          <w:rPr/>
        </w:r>
      </w:del>
      <w:del w:id="405" w:author="David Levinson" w:date="2006-06-30T07:28:00Z">
        <w:r>
          <w:rPr/>
          <w:tab/>
          <w:tab/>
          <w:tab/>
          <w:tab/>
          <w:delText>(3)</w:delText>
          <w:tab/>
          <w:tab/>
        </w:r>
      </w:del>
    </w:p>
    <w:p>
      <w:pPr>
        <w:pStyle w:val="Normal"/>
        <w:spacing w:lineRule="auto" w:line="480"/>
        <w:jc w:val="both"/>
        <w:rPr>
          <w:del w:id="408" w:author="David Levinson" w:date="2006-06-30T07:28:00Z"/>
        </w:rPr>
      </w:pPr>
      <w:del w:id="407" w:author="David Levinson" w:date="2006-06-30T07:28:00Z">
        <w:r>
          <w:rPr/>
        </w:r>
      </w:del>
    </w:p>
    <w:p>
      <w:pPr>
        <w:pStyle w:val="Normal"/>
        <w:widowControl/>
        <w:bidi w:val="0"/>
        <w:spacing w:lineRule="auto" w:line="480"/>
        <w:jc w:val="both"/>
        <w:rPr>
          <w:del w:id="413" w:author="David Levinson" w:date="2006-06-30T07:28:00Z"/>
        </w:rPr>
      </w:pPr>
      <w:del w:id="409" w:author="David Levinson" w:date="2006-06-30T07:28:00Z">
        <w:r>
          <w:rPr/>
          <w:delText>Solving a</w:delText>
        </w:r>
      </w:del>
      <w:ins w:id="410" w:author="Hao Luo" w:date="2005-05-03T11:33:00Z">
        <w:del w:id="411" w:author="David Levinson" w:date="2006-06-30T07:28:00Z">
          <w:r>
            <w:rPr/>
            <w:delText>n</w:delText>
          </w:r>
        </w:del>
      </w:ins>
      <w:del w:id="412" w:author="David Levinson" w:date="2006-06-30T07:28:00Z">
        <w:r>
          <w:rPr/>
          <w:delText xml:space="preserve"> N-player Arrival Pattern</w:delText>
        </w:r>
      </w:del>
    </w:p>
    <w:p>
      <w:pPr>
        <w:pStyle w:val="Normal"/>
        <w:widowControl/>
        <w:bidi w:val="0"/>
        <w:spacing w:lineRule="auto" w:line="480"/>
        <w:ind w:hanging="0" w:end="0"/>
        <w:jc w:val="both"/>
        <w:rPr>
          <w:del w:id="415" w:author="David Levinson" w:date="2006-06-30T07:28:00Z"/>
        </w:rPr>
      </w:pPr>
      <w:del w:id="414" w:author="David Levinson" w:date="2006-06-30T07:28:00Z">
        <w:r>
          <w:rPr/>
          <w:delText>The algorithm for solving an N-player arrival pattern will:</w:delText>
        </w:r>
      </w:del>
    </w:p>
    <w:p>
      <w:pPr>
        <w:pStyle w:val="Normal"/>
        <w:widowControl/>
        <w:bidi w:val="0"/>
        <w:spacing w:lineRule="auto" w:line="480"/>
        <w:ind w:hanging="0" w:end="0"/>
        <w:jc w:val="both"/>
        <w:rPr>
          <w:del w:id="417" w:author="David Levinson" w:date="2006-06-30T07:28:00Z"/>
        </w:rPr>
      </w:pPr>
      <w:del w:id="416" w:author="David Levinson" w:date="2006-06-30T07:28:00Z">
        <w:r>
          <w:rPr/>
          <w:delText xml:space="preserve">(1) find the corresponding departure pattern; </w:delText>
        </w:r>
      </w:del>
    </w:p>
    <w:p>
      <w:pPr>
        <w:pStyle w:val="Normal"/>
        <w:widowControl/>
        <w:bidi w:val="0"/>
        <w:spacing w:lineRule="auto" w:line="480"/>
        <w:ind w:hanging="0" w:end="0"/>
        <w:jc w:val="both"/>
        <w:rPr>
          <w:del w:id="419" w:author="David Levinson" w:date="2006-06-30T07:28:00Z"/>
        </w:rPr>
      </w:pPr>
      <w:del w:id="418" w:author="David Levinson" w:date="2006-06-30T07:28:00Z">
        <w:r>
          <w:rPr/>
          <w:delText xml:space="preserve">(2) estimate probabilities of departure for each player in the departure pattern; </w:delText>
        </w:r>
      </w:del>
    </w:p>
    <w:p>
      <w:pPr>
        <w:pStyle w:val="Normal"/>
        <w:widowControl/>
        <w:bidi w:val="0"/>
        <w:spacing w:lineRule="auto" w:line="480"/>
        <w:ind w:hanging="0" w:end="0"/>
        <w:jc w:val="both"/>
        <w:rPr>
          <w:del w:id="421" w:author="David Levinson" w:date="2006-06-30T07:28:00Z"/>
        </w:rPr>
      </w:pPr>
      <w:del w:id="420" w:author="David Levinson" w:date="2006-06-30T07:28:00Z">
        <w:r>
          <w:rPr/>
          <w:delText xml:space="preserve">(3) calculate the journey delay; </w:delText>
        </w:r>
      </w:del>
    </w:p>
    <w:p>
      <w:pPr>
        <w:pStyle w:val="Normal"/>
        <w:widowControl/>
        <w:bidi w:val="0"/>
        <w:spacing w:lineRule="auto" w:line="480"/>
        <w:ind w:hanging="0" w:end="0"/>
        <w:jc w:val="both"/>
        <w:rPr>
          <w:del w:id="423" w:author="David Levinson" w:date="2006-06-30T07:28:00Z"/>
        </w:rPr>
      </w:pPr>
      <w:del w:id="422" w:author="David Levinson" w:date="2006-06-30T07:28:00Z">
        <w:r>
          <w:rPr/>
          <w:delText>(4) compute the expected cost for one player in a cluster; and</w:delText>
        </w:r>
      </w:del>
    </w:p>
    <w:p>
      <w:pPr>
        <w:pStyle w:val="Normal"/>
        <w:widowControl/>
        <w:bidi w:val="0"/>
        <w:spacing w:lineRule="auto" w:line="480"/>
        <w:ind w:hanging="0" w:end="0"/>
        <w:jc w:val="both"/>
        <w:rPr>
          <w:del w:id="425" w:author="David Levinson" w:date="2006-06-30T07:28:00Z"/>
        </w:rPr>
      </w:pPr>
      <w:del w:id="424" w:author="David Levinson" w:date="2006-06-30T07:28:00Z">
        <w:r>
          <w:rPr/>
          <w:delText>(5) sum the total cost of all players.</w:delText>
        </w:r>
      </w:del>
    </w:p>
    <w:p>
      <w:pPr>
        <w:pStyle w:val="Normal"/>
        <w:widowControl/>
        <w:bidi w:val="0"/>
        <w:spacing w:lineRule="auto" w:line="480"/>
        <w:jc w:val="both"/>
        <w:rPr>
          <w:del w:id="427" w:author="David Levinson" w:date="2006-06-30T07:28:00Z"/>
        </w:rPr>
      </w:pPr>
      <w:del w:id="426" w:author="David Levinson" w:date="2006-06-30T07:28:00Z">
        <w:r>
          <w:rPr/>
          <w:delText>To start with, we assume:</w:delText>
        </w:r>
      </w:del>
    </w:p>
    <w:p>
      <w:pPr>
        <w:pStyle w:val="Normal"/>
        <w:widowControl/>
        <w:bidi w:val="0"/>
        <w:spacing w:lineRule="auto" w:line="480"/>
        <w:ind w:hanging="0" w:end="0"/>
        <w:jc w:val="both"/>
        <w:rPr>
          <w:del w:id="431" w:author="David Levinson" w:date="2006-06-30T07:28:00Z"/>
        </w:rPr>
      </w:pPr>
      <w:del w:id="428" w:author="David Levinson" w:date="2006-06-30T07:28:00Z">
        <w:r>
          <w:rPr>
            <w:i/>
          </w:rPr>
          <w:delText xml:space="preserve">If there is no standing queue, the player who arrives within a cluster departs with a uniform probability within the duration that begins in the time slot when the cluster arrives and ends at the time slot in which the last player of this cluster departs. The probability of a player who arrives in a time slot and departs in a certain time slot is </w:delText>
        </w:r>
      </w:del>
      <w:del w:id="429" w:author="David Levinson" w:date="2006-06-30T07:28:00Z">
        <w:r>
          <w:rPr>
            <w:i/>
          </w:rPr>
        </w:r>
      </w:del>
      <w:del w:id="430" w:author="David Levinson" w:date="2006-06-30T07:28:00Z">
        <w:r>
          <w:rPr>
            <w:i/>
          </w:rPr>
          <w:delText>, where m is the number of members of the cluster to which the player belongs. If there is a standing queue, the first member of the cluster to depart does so when the standing queue has cleared.</w:delText>
        </w:r>
      </w:del>
    </w:p>
    <w:p>
      <w:pPr>
        <w:pStyle w:val="Normal"/>
        <w:widowControl/>
        <w:bidi w:val="0"/>
        <w:spacing w:lineRule="auto" w:line="480"/>
        <w:ind w:hanging="0" w:end="0"/>
        <w:jc w:val="both"/>
        <w:rPr>
          <w:del w:id="448" w:author="David Levinson" w:date="2006-06-30T07:28:00Z"/>
        </w:rPr>
      </w:pPr>
      <w:del w:id="432" w:author="David Levinson" w:date="2006-06-30T07:28:00Z">
        <w:r>
          <w:rPr/>
          <w:delText>The calculation of costs requires the knowledge of arrival patterns and their probability distributions. The expected cost of a player is:</w:delText>
        </w:r>
      </w:del>
      <w:del w:id="433" w:author="David Levinson" w:date="2006-06-30T07:28:00Z">
        <w:r>
          <w:rPr/>
        </w:r>
      </w:del>
      <w:del w:id="434" w:author="David Levinson" w:date="2006-06-30T07:28:00Z">
        <w:r>
          <w:rPr/>
          <w:delText xml:space="preserve">, where </w:delText>
        </w:r>
      </w:del>
      <w:del w:id="435" w:author="David Levinson" w:date="2006-06-30T07:28:00Z">
        <w:r>
          <w:rPr>
            <w:i/>
          </w:rPr>
          <w:delText>P(.)</w:delText>
        </w:r>
      </w:del>
      <w:del w:id="436" w:author="David Levinson" w:date="2006-06-30T07:28:00Z">
        <w:r>
          <w:rPr/>
          <w:delText xml:space="preserve"> denotes departure probability for a player in a time slot,  </w:delText>
        </w:r>
      </w:del>
      <w:del w:id="437" w:author="David Levinson" w:date="2006-06-30T07:28:00Z">
        <w:r>
          <w:rPr/>
        </w:r>
      </w:del>
      <w:del w:id="438" w:author="David Levinson" w:date="2006-06-30T07:28:00Z">
        <w:r>
          <w:rPr/>
          <w:delText xml:space="preserve">; </w:delText>
        </w:r>
      </w:del>
      <w:del w:id="439" w:author="David Levinson" w:date="2006-06-30T07:28:00Z">
        <w:r>
          <w:rPr>
            <w:rFonts w:cs="Symbol" w:hint="eastAsia" w:ascii="Symbol" w:hAnsi="Symbol"/>
          </w:rPr>
        </w:r>
      </w:del>
      <w:del w:id="440" w:author="David Levinson" w:date="2006-06-30T07:28:00Z">
        <w:r>
          <w:rPr>
            <w:i/>
          </w:rPr>
          <w:delText xml:space="preserve"> </w:delText>
        </w:r>
      </w:del>
      <w:del w:id="441" w:author="David Levinson" w:date="2006-06-30T07:28:00Z">
        <w:r>
          <w:rPr/>
          <w:delText xml:space="preserve">denotes the penalty function for a player; </w:delText>
        </w:r>
      </w:del>
      <w:del w:id="442" w:author="David Levinson" w:date="2006-06-30T07:28:00Z">
        <w:r>
          <w:rPr>
            <w:i/>
          </w:rPr>
          <w:delText>E</w:delText>
        </w:r>
      </w:del>
      <w:del w:id="443" w:author="David Levinson" w:date="2006-06-30T07:28:00Z">
        <w:r>
          <w:rPr/>
          <w:delText xml:space="preserve"> denotes the unit cost of arriving early; </w:delText>
        </w:r>
      </w:del>
      <w:del w:id="444" w:author="David Levinson" w:date="2006-06-30T07:28:00Z">
        <w:r>
          <w:rPr>
            <w:i/>
          </w:rPr>
          <w:delText>D</w:delText>
        </w:r>
      </w:del>
      <w:del w:id="445" w:author="David Levinson" w:date="2006-06-30T07:28:00Z">
        <w:r>
          <w:rPr/>
          <w:delText xml:space="preserve"> the unit cost of journey delay; and </w:delText>
        </w:r>
      </w:del>
      <w:del w:id="446" w:author="David Levinson" w:date="2006-06-30T07:28:00Z">
        <w:r>
          <w:rPr>
            <w:i/>
          </w:rPr>
          <w:delText>L</w:delText>
        </w:r>
      </w:del>
      <w:del w:id="447" w:author="David Levinson" w:date="2006-06-30T07:28:00Z">
        <w:r>
          <w:rPr/>
          <w:delText xml:space="preserve"> the unit cost of arriving late.</w:delText>
        </w:r>
      </w:del>
    </w:p>
    <w:p>
      <w:pPr>
        <w:pStyle w:val="Normal"/>
        <w:widowControl/>
        <w:bidi w:val="0"/>
        <w:spacing w:lineRule="auto" w:line="480"/>
        <w:ind w:hanging="0" w:end="0"/>
        <w:jc w:val="both"/>
        <w:rPr>
          <w:del w:id="468" w:author="David Levinson" w:date="2006-06-30T07:28:00Z"/>
        </w:rPr>
      </w:pPr>
      <w:del w:id="449" w:author="David Levinson" w:date="2006-06-30T07:28:00Z">
        <w:r>
          <w:rPr/>
          <w:delText xml:space="preserve">The problem of searching Nash equilibria in an N-player game is complicated and always affected by the efficiency and numerical stability of algorithms. The algorithms for solving </w:delText>
        </w:r>
      </w:del>
      <w:del w:id="450" w:author="David Levinson" w:date="2006-04-03T15:36:00Z">
        <w:r>
          <w:rPr/>
          <w:delText>n</w:delText>
        </w:r>
      </w:del>
      <w:del w:id="451" w:author="David Levinson" w:date="2006-06-30T07:28:00Z">
        <w:r>
          <w:rPr/>
          <w:delText xml:space="preserve">-player games with a large strategy space usually only approximate the Nash equilibria, which may be close enough to the real one. In this research, an exhaustive searching algorithm is used. </w:delText>
        </w:r>
      </w:del>
      <w:del w:id="452" w:author="David Levinson" w:date="2006-04-03T15:37:00Z">
        <w:r>
          <w:rPr/>
          <w:delText xml:space="preserve">This algorithm is naïve and tedious, nevertheless </w:delText>
        </w:r>
      </w:del>
      <w:ins w:id="453" w:author=" Xi Zou" w:date="2006-03-29T00:13:00Z">
        <w:del w:id="454" w:author="David Levinson" w:date="2006-04-03T15:37:00Z">
          <w:r>
            <w:rPr/>
            <w:delText>relative</w:delText>
          </w:r>
        </w:del>
      </w:ins>
      <w:del w:id="455" w:author="David Levinson" w:date="2006-04-03T15:37:00Z">
        <w:r>
          <w:rPr/>
          <w:delText>hopefully effective and numerical</w:delText>
        </w:r>
      </w:del>
      <w:ins w:id="456" w:author=" Xi Zou" w:date="2006-03-29T00:13:00Z">
        <w:del w:id="457" w:author="David Levinson" w:date="2006-04-03T15:37:00Z">
          <w:r>
            <w:rPr/>
            <w:delText>ly</w:delText>
          </w:r>
        </w:del>
      </w:ins>
      <w:del w:id="458" w:author="David Levinson" w:date="2006-04-03T15:37:00Z">
        <w:r>
          <w:rPr/>
          <w:delText xml:space="preserve"> stable. </w:delText>
        </w:r>
      </w:del>
      <w:del w:id="459" w:author="David Levinson" w:date="2006-06-30T07:28:00Z">
        <w:r>
          <w:rPr/>
          <w:delText>In this algorithm, each departure pattern is tested to see whether it is a Nash equilibrium. If a player changes strategy, while all other players keep their strategies unchanged, his payoff might change. If his payoff improves</w:delText>
        </w:r>
      </w:del>
      <w:ins w:id="460" w:author=" Xi Zou" w:date="2006-03-29T00:14:00Z">
        <w:del w:id="461" w:author="David Levinson" w:date="2006-06-30T07:28:00Z">
          <w:r>
            <w:rPr/>
            <w:delText xml:space="preserve">cost is reduced </w:delText>
          </w:r>
        </w:del>
      </w:ins>
      <w:del w:id="462" w:author="David Levinson" w:date="2006-06-30T07:28:00Z">
        <w:r>
          <w:rPr/>
          <w:delText xml:space="preserve"> after the change, the current strategy combination is not a Nash equilibrium. Otherwise (meaning his payoff doesn’t change or worsens), the algorithm tests the next player. If the algorithm cannot find a player with decreased payoff in the test, this strategy combination is a Nash equilibrium (NE). The method for recognizing NE and calculating Lowest Total Cost (LTC) is illustrated in Figure 1.</w:delText>
        </w:r>
      </w:del>
      <w:ins w:id="463" w:author=" Xi Zou" w:date="2006-03-29T00:17:00Z">
        <w:del w:id="464" w:author="David Levinson" w:date="2006-06-30T07:28:00Z">
          <w:r>
            <w:rPr/>
            <w:delText xml:space="preserve"> In th</w:delText>
          </w:r>
        </w:del>
      </w:ins>
      <w:ins w:id="465" w:author=" Xi Zou" w:date="2006-03-29T00:17:00Z">
        <w:del w:id="466" w:author="David Levinson" w:date="2006-04-03T15:38:00Z">
          <w:r>
            <w:rPr/>
            <w:delText>is</w:delText>
          </w:r>
        </w:del>
      </w:ins>
      <w:del w:id="467" w:author="David Levinson" w:date="2006-06-30T07:28:00Z">
        <w:r>
          <w:rPr/>
          <w:delText xml:space="preserve"> example of a 3-player game in which the pricing policy is [E D L] = [3 0 4], a total of 20 arrival patterns exist. The Total Cost for each arrival pattern is calculated (blue circles with the left axis). As one can see, five of them achieve the lowest Total Cost – $7. Meanwhile, in two arrival patterns (#18 and #19), all three players reach Nash Equilibria (red squares with the right axis). One of them (#18) has the lowest Total cost. So we find the Nash Equilibrium for this pricing policy.   </w:delText>
        </w:r>
      </w:del>
    </w:p>
    <w:p>
      <w:pPr>
        <w:pStyle w:val="Normal"/>
        <w:widowControl/>
        <w:bidi w:val="0"/>
        <w:spacing w:lineRule="auto" w:line="480"/>
        <w:ind w:hanging="0" w:end="0"/>
        <w:jc w:val="both"/>
        <w:rPr>
          <w:del w:id="470" w:author="David Levinson" w:date="2006-06-30T07:28:00Z"/>
        </w:rPr>
      </w:pPr>
      <w:del w:id="469" w:author="David Levinson" w:date="2006-06-30T07:28:00Z">
        <w:r>
          <w:rPr/>
        </w:r>
      </w:del>
    </w:p>
    <w:p>
      <w:pPr>
        <w:pStyle w:val="Normal"/>
        <w:widowControl/>
        <w:bidi w:val="0"/>
        <w:spacing w:lineRule="auto" w:line="480"/>
        <w:ind w:hanging="0" w:end="0"/>
        <w:jc w:val="both"/>
        <w:rPr>
          <w:del w:id="472" w:author="David Levinson" w:date="2006-06-30T07:28:00Z"/>
        </w:rPr>
      </w:pPr>
      <w:del w:id="471" w:author="David Levinson" w:date="2006-06-30T07:28:00Z">
        <w:r>
          <w:rPr/>
          <w:delText>Simulation Results</w:delText>
        </w:r>
      </w:del>
    </w:p>
    <w:p>
      <w:pPr>
        <w:pStyle w:val="Normal"/>
        <w:widowControl/>
        <w:bidi w:val="0"/>
        <w:spacing w:lineRule="auto" w:line="480"/>
        <w:ind w:hanging="0" w:end="0"/>
        <w:jc w:val="both"/>
        <w:rPr>
          <w:del w:id="476" w:author="David Levinson" w:date="2006-06-30T07:28:00Z"/>
        </w:rPr>
      </w:pPr>
      <w:del w:id="473" w:author="David Levinson" w:date="2006-06-30T07:28:00Z">
        <w:r>
          <w:rPr/>
          <w:delText xml:space="preserve">After listing all possible departure patterns in an N-player game, the simulation calculates the cost suffered by each player in each pattern. An algorithm is used to change the strategy of each player, recalculate costs and </w:delText>
        </w:r>
      </w:del>
      <w:del w:id="474" w:author="David Levinson" w:date="2006-04-03T15:39:00Z">
        <w:r>
          <w:rPr/>
          <w:delText xml:space="preserve">find </w:delText>
        </w:r>
      </w:del>
      <w:del w:id="475" w:author="David Levinson" w:date="2006-06-30T07:28:00Z">
        <w:r>
          <w:rPr/>
          <w:delText>how many players can reduce their costs while others’ strategies remain unchanged. If this number equals zero, this pattern is recognized as a Nash equilibrium. The Lowest Total Cost is obtained by comparing total costs of all patterns. The Lowest Total Cost for all Nash equilibria is also recorded.</w:delText>
        </w:r>
      </w:del>
    </w:p>
    <w:p>
      <w:pPr>
        <w:pStyle w:val="Normal"/>
        <w:widowControl/>
        <w:bidi w:val="0"/>
        <w:spacing w:lineRule="auto" w:line="480"/>
        <w:ind w:hanging="0" w:end="0"/>
        <w:jc w:val="both"/>
        <w:rPr>
          <w:del w:id="480" w:author="David Levinson" w:date="2006-06-30T07:28:00Z"/>
        </w:rPr>
      </w:pPr>
      <w:del w:id="477" w:author="David Levinson" w:date="2006-06-30T07:28:00Z">
        <w:r>
          <w:rPr/>
          <w:delText xml:space="preserve">Table 5 lists the number of Nash equilibria and the Lowest Total Costs in N-player games. Several penalty patterns are tested, which characterize the results of the N-player game. As can be seen, when only one of the three costs (early, delay or late penalties) is suffered by players, the total cost can be as low as zero because players can always find some arrival patterns such that none of them will suffer a cost. When two of the costs apply, the number of Nash equilibria reduces. This trend is more evident when the number of players increases. For instance, when E=1, D=1 and L=0, there is no NE in games with 5 </w:delText>
        </w:r>
      </w:del>
      <w:del w:id="478" w:author="David Levinson" w:date="2006-04-03T15:39:00Z">
        <w:r>
          <w:rPr/>
          <w:delText xml:space="preserve">or more </w:delText>
        </w:r>
      </w:del>
      <w:del w:id="479" w:author="David Levinson" w:date="2006-06-30T07:28:00Z">
        <w:r>
          <w:rPr/>
          <w:delText xml:space="preserve">players. </w:delText>
        </w:r>
      </w:del>
    </w:p>
    <w:p>
      <w:pPr>
        <w:pStyle w:val="Normal"/>
        <w:widowControl/>
        <w:bidi w:val="0"/>
        <w:spacing w:lineRule="auto" w:line="480"/>
        <w:ind w:hanging="0" w:end="0"/>
        <w:jc w:val="both"/>
        <w:rPr>
          <w:del w:id="538" w:author="David Levinson" w:date="2006-06-30T07:28:00Z"/>
        </w:rPr>
      </w:pPr>
      <w:del w:id="481" w:author="David Levinson" w:date="2006-06-30T07:28:00Z">
        <w:r>
          <w:rPr/>
          <w:delText xml:space="preserve">An observation of the simulation results is that a journey delay cost higher than one of the early/late penalties will result in a non-Nash-equilibrium scenario when the number of players is large, e.g. [E,D,L]= [1, 1, 1], [1, 3, 4] and [3, 5, 12]. In these cases, Nash Equilibra may exist among a sub-group of players, but there are always players that can improve their utility by changing strategies. If one wants to move the system to a Nash equilibrium and/or social optimum, the </w:delText>
        </w:r>
      </w:del>
      <w:ins w:id="482" w:author=" Xi Zou" w:date="2006-04-03T01:25:00Z">
        <w:del w:id="483" w:author="David Levinson" w:date="2006-06-30T07:28:00Z">
          <w:r>
            <w:rPr/>
            <w:delText xml:space="preserve">one </w:delText>
          </w:r>
        </w:del>
      </w:ins>
      <w:del w:id="484" w:author="David Levinson" w:date="2006-06-30T07:28:00Z">
        <w:r>
          <w:rPr/>
          <w:delText>solution is to reduce the ratio of the journey delay cost to early/late penalties to less than one.</w:delText>
        </w:r>
      </w:del>
      <w:ins w:id="485" w:author=" Xi Zou" w:date="2006-04-03T01:15:00Z">
        <w:del w:id="486" w:author="David Levinson" w:date="2006-06-30T07:28:00Z">
          <w:r>
            <w:rPr/>
            <w:delText xml:space="preserve"> In this research, we only find some sufficient </w:delText>
          </w:r>
        </w:del>
      </w:ins>
      <w:ins w:id="487" w:author=" Xi Zou" w:date="2006-04-03T01:17:00Z">
        <w:del w:id="488" w:author="David Levinson" w:date="2006-06-30T07:28:00Z">
          <w:r>
            <w:rPr/>
            <w:delText xml:space="preserve">conditions for the existence of Nash equilibrium. The necessary conditions for the existence of Nash equilibrium, howver, </w:delText>
          </w:r>
        </w:del>
      </w:ins>
      <w:ins w:id="489" w:author=" Xi Zou" w:date="2006-04-03T01:17:00Z">
        <w:del w:id="490" w:author="David Levinson" w:date="2006-04-03T15:40:00Z">
          <w:r>
            <w:rPr/>
            <w:delText>can hardly</w:delText>
          </w:r>
        </w:del>
      </w:ins>
      <w:ins w:id="491" w:author=" Xi Zou" w:date="2006-04-03T01:17:00Z">
        <w:del w:id="492" w:author="David Levinson" w:date="2006-06-30T07:28:00Z">
          <w:r>
            <w:rPr/>
            <w:delText xml:space="preserve"> be revealed only b</w:delText>
          </w:r>
        </w:del>
      </w:ins>
      <w:ins w:id="493" w:author=" Xi Zou" w:date="2006-04-03T01:28:00Z">
        <w:del w:id="494" w:author="David Levinson" w:date="2006-06-30T07:28:00Z">
          <w:r>
            <w:rPr/>
            <w:delText>y</w:delText>
          </w:r>
        </w:del>
      </w:ins>
      <w:ins w:id="495" w:author=" Xi Zou" w:date="2006-04-03T01:18:00Z">
        <w:del w:id="496" w:author="David Levinson" w:date="2006-06-30T07:28:00Z">
          <w:r>
            <w:rPr/>
            <w:delText xml:space="preserve"> </w:delText>
          </w:r>
        </w:del>
      </w:ins>
      <w:ins w:id="497" w:author=" Xi Zou" w:date="2006-04-03T01:18:00Z">
        <w:del w:id="498" w:author="David Levinson" w:date="2006-06-30T07:28:00Z">
          <w:r>
            <w:rPr/>
            <w:delText xml:space="preserve">a </w:delText>
          </w:r>
        </w:del>
      </w:ins>
      <w:ins w:id="499" w:author=" Xi Zou" w:date="2006-04-03T01:18:00Z">
        <w:del w:id="500" w:author="David Levinson" w:date="2006-06-30T07:28:00Z">
          <w:r>
            <w:rPr/>
            <w:delText xml:space="preserve">simulation </w:delText>
          </w:r>
        </w:del>
      </w:ins>
      <w:ins w:id="501" w:author=" Xi Zou" w:date="2006-04-03T01:18:00Z">
        <w:del w:id="502" w:author="David Levinson" w:date="2006-06-30T07:28:00Z">
          <w:r>
            <w:rPr/>
            <w:delText>approach</w:delText>
          </w:r>
        </w:del>
      </w:ins>
      <w:ins w:id="503" w:author=" Xi Zou" w:date="2006-04-03T01:18:00Z">
        <w:del w:id="504" w:author="David Levinson" w:date="2006-06-30T07:28:00Z">
          <w:r>
            <w:rPr/>
            <w:delText xml:space="preserve">. This is because </w:delText>
          </w:r>
        </w:del>
      </w:ins>
      <w:ins w:id="505" w:author=" Xi Zou" w:date="2006-04-03T01:18:00Z">
        <w:del w:id="506" w:author="David Levinson" w:date="2006-04-03T15:41:00Z">
          <w:r>
            <w:rPr/>
            <w:delText xml:space="preserve">too </w:delText>
          </w:r>
        </w:del>
      </w:ins>
      <w:ins w:id="507" w:author=" Xi Zou" w:date="2006-04-03T01:18:00Z">
        <w:del w:id="508" w:author="David Levinson" w:date="2006-06-30T07:28:00Z">
          <w:r>
            <w:rPr/>
            <w:delText>many possible</w:delText>
          </w:r>
        </w:del>
      </w:ins>
      <w:ins w:id="509" w:author=" Xi Zou" w:date="2006-04-03T01:22:00Z">
        <w:del w:id="510" w:author="David Levinson" w:date="2006-06-30T07:28:00Z">
          <w:r>
            <w:rPr/>
            <w:delText>,</w:delText>
          </w:r>
        </w:del>
      </w:ins>
      <w:ins w:id="511" w:author=" Xi Zou" w:date="2006-04-03T01:19:00Z">
        <w:del w:id="512" w:author="David Levinson" w:date="2006-06-30T07:28:00Z">
          <w:r>
            <w:rPr/>
            <w:delText xml:space="preserve"> </w:delText>
          </w:r>
        </w:del>
      </w:ins>
      <w:ins w:id="513" w:author=" Xi Zou" w:date="2006-04-03T01:22:00Z">
        <w:del w:id="514" w:author="David Levinson" w:date="2006-06-30T07:28:00Z">
          <w:r>
            <w:rPr/>
            <w:delText xml:space="preserve">empirical or non-empirical, </w:delText>
          </w:r>
        </w:del>
      </w:ins>
      <w:ins w:id="515" w:author=" Xi Zou" w:date="2006-04-03T01:19:00Z">
        <w:del w:id="516" w:author="David Levinson" w:date="2006-06-30T07:28:00Z">
          <w:r>
            <w:rPr/>
            <w:delText>costs pa</w:delText>
          </w:r>
        </w:del>
      </w:ins>
      <w:ins w:id="517" w:author=" Xi Zou" w:date="2006-04-03T01:19:00Z">
        <w:del w:id="518" w:author="David Levinson" w:date="2006-04-03T15:40:00Z">
          <w:r>
            <w:rPr/>
            <w:delText>r</w:delText>
          </w:r>
        </w:del>
      </w:ins>
      <w:ins w:id="519" w:author=" Xi Zou" w:date="2006-04-03T01:19:00Z">
        <w:del w:id="520" w:author="David Levinson" w:date="2006-06-30T07:28:00Z">
          <w:r>
            <w:rPr/>
            <w:delText>ttern</w:delText>
          </w:r>
        </w:del>
      </w:ins>
      <w:ins w:id="521" w:author=" Xi Zou" w:date="2006-04-03T01:21:00Z">
        <w:del w:id="522" w:author="David Levinson" w:date="2006-06-30T07:28:00Z">
          <w:r>
            <w:rPr/>
            <w:delText>s</w:delText>
          </w:r>
        </w:del>
      </w:ins>
      <w:ins w:id="523" w:author=" Xi Zou" w:date="2006-04-03T01:21:00Z">
        <w:del w:id="524" w:author="David Levinson" w:date="2006-06-30T07:28:00Z">
          <w:r>
            <w:rPr/>
            <w:delText xml:space="preserve"> need to be tested and only an exhausti</w:delText>
          </w:r>
        </w:del>
      </w:ins>
      <w:ins w:id="525" w:author=" Xi Zou" w:date="2006-04-03T01:21:00Z">
        <w:del w:id="526" w:author="David Levinson" w:date="2006-04-03T15:40:00Z">
          <w:r>
            <w:rPr/>
            <w:delText>ng</w:delText>
          </w:r>
        </w:del>
      </w:ins>
      <w:ins w:id="527" w:author=" Xi Zou" w:date="2006-04-03T01:21:00Z">
        <w:del w:id="528" w:author="David Levinson" w:date="2006-06-30T07:28:00Z">
          <w:r>
            <w:rPr/>
            <w:delText xml:space="preserve"> search</w:delText>
          </w:r>
        </w:del>
      </w:ins>
      <w:ins w:id="529" w:author=" Xi Zou" w:date="2006-04-03T01:29:00Z">
        <w:del w:id="530" w:author="David Levinson" w:date="2006-06-30T07:28:00Z">
          <w:r>
            <w:rPr/>
            <w:delText xml:space="preserve"> of them</w:delText>
          </w:r>
        </w:del>
      </w:ins>
      <w:ins w:id="531" w:author=" Xi Zou" w:date="2006-04-03T01:20:00Z">
        <w:del w:id="532" w:author="David Levinson" w:date="2006-06-30T07:28:00Z">
          <w:r>
            <w:rPr/>
            <w:delText xml:space="preserve"> can guarantee</w:delText>
          </w:r>
        </w:del>
      </w:ins>
      <w:ins w:id="533" w:author=" Xi Zou" w:date="2006-04-03T01:22:00Z">
        <w:del w:id="534" w:author="David Levinson" w:date="2006-06-30T07:28:00Z">
          <w:r>
            <w:rPr/>
            <w:delText xml:space="preserve"> </w:delText>
          </w:r>
        </w:del>
      </w:ins>
      <w:ins w:id="535" w:author=" Xi Zou" w:date="2006-04-03T01:29:00Z">
        <w:del w:id="536" w:author="David Levinson" w:date="2006-06-30T07:28:00Z">
          <w:r>
            <w:rPr/>
            <w:delText>the</w:delText>
          </w:r>
        </w:del>
      </w:ins>
      <w:del w:id="537" w:author="David Levinson" w:date="2006-06-30T07:28:00Z">
        <w:r>
          <w:rPr/>
          <w:delText xml:space="preserve"> necessary condition.</w:delText>
        </w:r>
      </w:del>
    </w:p>
    <w:p>
      <w:pPr>
        <w:pStyle w:val="Normal"/>
        <w:widowControl/>
        <w:bidi w:val="0"/>
        <w:spacing w:lineRule="auto" w:line="480"/>
        <w:ind w:hanging="0" w:end="0"/>
        <w:jc w:val="both"/>
        <w:rPr>
          <w:del w:id="545" w:author="David Levinson" w:date="2006-06-30T07:28:00Z"/>
        </w:rPr>
      </w:pPr>
      <w:del w:id="539" w:author="David Levinson" w:date="2006-06-30T07:28:00Z">
        <w:r>
          <w:rPr/>
          <w:delText xml:space="preserve">As the costs of early and late arrival increase, the total cost increases. It is shown that when both E and L are larger than D, and D is non-zero, there will be some Nash equilibria yielding total costs that are higher than the lowest total cost of the games. But if D equals zero in these cases, such as when [E D L] is [4 0 3] and [3 0 4], the Nash equilibria will also be the solution with the lowest total cost. That is, the user equilibrium </w:delText>
        </w:r>
      </w:del>
      <w:del w:id="540" w:author="David Levinson" w:date="2006-04-03T16:12:00Z">
        <w:r>
          <w:rPr/>
          <w:delText xml:space="preserve">generates </w:delText>
        </w:r>
      </w:del>
      <w:del w:id="541" w:author="David Levinson" w:date="2006-06-30T07:28:00Z">
        <w:r>
          <w:rPr/>
          <w:delText>a social optimum when there is no penalty for journey delay</w:delText>
        </w:r>
      </w:del>
      <w:ins w:id="542" w:author=" Xi Zou" w:date="2006-04-02T23:11:00Z">
        <w:del w:id="543" w:author="David Levinson" w:date="2006-06-30T07:28:00Z">
          <w:r>
            <w:rPr/>
            <w:delText>, except the case of two players</w:delText>
          </w:r>
        </w:del>
      </w:ins>
      <w:del w:id="544" w:author="David Levinson" w:date="2006-06-30T07:28:00Z">
        <w:r>
          <w:rPr/>
          <w:delText xml:space="preserve">.    </w:delText>
        </w:r>
      </w:del>
    </w:p>
    <w:p>
      <w:pPr>
        <w:pStyle w:val="Normal"/>
        <w:widowControl/>
        <w:bidi w:val="0"/>
        <w:spacing w:lineRule="auto" w:line="480"/>
        <w:ind w:hanging="0" w:end="0"/>
        <w:jc w:val="both"/>
        <w:rPr>
          <w:del w:id="563" w:author="David Levinson" w:date="2006-06-30T07:28:00Z"/>
        </w:rPr>
      </w:pPr>
      <w:del w:id="546" w:author="David Levinson" w:date="2006-06-30T07:28:00Z">
        <w:r>
          <w:rPr/>
          <w:delText xml:space="preserve">According to empirical research (Small, 1982), the last three </w:delText>
        </w:r>
      </w:del>
      <w:ins w:id="547" w:author=" Xi Zou" w:date="2006-03-29T00:17:00Z">
        <w:del w:id="548" w:author="David Levinson" w:date="2006-06-30T07:28:00Z">
          <w:r>
            <w:rPr/>
            <w:delText xml:space="preserve">two </w:delText>
          </w:r>
        </w:del>
      </w:ins>
      <w:del w:id="549" w:author="David Levinson" w:date="2006-06-30T07:28:00Z">
        <w:r>
          <w:rPr/>
          <w:delText>penalty patterns are more realistic than other patterns, which suggests that the unit cost of arriving late is greater than that of journey delay and the unit cost of arriving early is less than the other two. That is, E &lt; D &lt; L. The values of non-integer cost pattern [3.05 5 11.88] were obtained from (Arnott,</w:delText>
        </w:r>
      </w:del>
      <w:ins w:id="550" w:author=" Xi Zou" w:date="2006-03-29T00:18:00Z">
        <w:del w:id="551" w:author="David Levinson" w:date="2006-06-30T07:28:00Z">
          <w:r>
            <w:rPr/>
            <w:delText xml:space="preserve"> De</w:delText>
          </w:r>
        </w:del>
      </w:ins>
      <w:del w:id="552" w:author="David Levinson" w:date="2006-06-30T07:28:00Z">
        <w:r>
          <w:rPr/>
          <w:delText xml:space="preserve"> Palma, and Lindsey (1993) for comparison. The cost pattern [3 5 12] was tested to see the difference affected by small changes in the cost patterns. As shown in Table 5, the differences are small</w:delText>
        </w:r>
      </w:del>
      <w:ins w:id="553" w:author=" Xi Zou" w:date="2006-04-03T01:10:00Z">
        <w:del w:id="554" w:author="David Levinson" w:date="2006-06-30T07:28:00Z">
          <w:r>
            <w:rPr/>
            <w:delText xml:space="preserve">, which shows that at least </w:delText>
          </w:r>
        </w:del>
      </w:ins>
      <w:ins w:id="555" w:author=" Xi Zou" w:date="2006-04-03T01:10:00Z">
        <w:del w:id="556" w:author="David Levinson" w:date="2006-06-30T07:28:00Z">
          <w:r>
            <w:rPr/>
            <w:delText>in</w:delText>
          </w:r>
        </w:del>
      </w:ins>
      <w:ins w:id="557" w:author=" Xi Zou" w:date="2006-04-03T01:10:00Z">
        <w:del w:id="558" w:author="David Levinson" w:date="2006-06-30T07:28:00Z">
          <w:r>
            <w:rPr/>
            <w:delText xml:space="preserve"> this cost pattern the lowest total cost </w:delText>
          </w:r>
        </w:del>
      </w:ins>
      <w:del w:id="559" w:author="David Levinson" w:date="2006-06-30T07:28:00Z">
        <w:r>
          <w:rPr/>
          <w:delText>.</w:delText>
        </w:r>
      </w:del>
      <w:ins w:id="560" w:author=" Xi Zou" w:date="2006-04-03T01:13:00Z">
        <w:del w:id="561" w:author="David Levinson" w:date="2006-06-30T07:28:00Z">
          <w:r>
            <w:rPr/>
            <w:delText>will follow a stable tend and will not be affected by small changes in costs.</w:delText>
          </w:r>
        </w:del>
      </w:ins>
      <w:del w:id="562" w:author="David Levinson" w:date="2006-06-30T07:28:00Z">
        <w:r>
          <w:rPr/>
          <w:delText xml:space="preserve"> </w:delText>
        </w:r>
      </w:del>
    </w:p>
    <w:p>
      <w:pPr>
        <w:pStyle w:val="Normal"/>
        <w:widowControl/>
        <w:bidi w:val="0"/>
        <w:spacing w:lineRule="auto" w:line="480"/>
        <w:ind w:hanging="0" w:end="0"/>
        <w:jc w:val="both"/>
        <w:rPr>
          <w:del w:id="571" w:author="David Levinson" w:date="2006-06-30T07:28:00Z"/>
        </w:rPr>
      </w:pPr>
      <w:del w:id="564" w:author="David Levinson" w:date="2006-06-30T07:28:00Z">
        <w:r>
          <w:rPr/>
          <w:delText>All results of the simulation discussed above are illustrated in Figure 2, which includes all LTCs and TCs when NE exist</w:delText>
        </w:r>
      </w:del>
      <w:del w:id="565" w:author="David Levinson" w:date="2006-04-03T16:16:00Z">
        <w:r>
          <w:rPr/>
          <w:delText>s</w:delText>
        </w:r>
      </w:del>
      <w:del w:id="566" w:author="David Levinson" w:date="2006-06-30T07:28:00Z">
        <w:r>
          <w:rPr/>
          <w:delText xml:space="preserve"> and differ</w:delText>
        </w:r>
      </w:del>
      <w:del w:id="567" w:author="David Levinson" w:date="2006-04-03T16:16:00Z">
        <w:r>
          <w:rPr/>
          <w:delText>s</w:delText>
        </w:r>
      </w:del>
      <w:del w:id="568" w:author="David Levinson" w:date="2006-06-30T07:28:00Z">
        <w:r>
          <w:rPr/>
          <w:delText xml:space="preserve"> from social optima. One can see that increases in costs of journey delay, compared to early and late penalties (E and L), significantly increase the Lowest Total Costs of </w:delText>
        </w:r>
      </w:del>
      <w:del w:id="569" w:author="David Levinson" w:date="2006-04-03T15:42:00Z">
        <w:r>
          <w:rPr/>
          <w:delText xml:space="preserve">the </w:delText>
        </w:r>
      </w:del>
      <w:del w:id="570" w:author="David Levinson" w:date="2006-06-30T07:28:00Z">
        <w:r>
          <w:rPr/>
          <w:delText>society and eliminate the incentive of players to go to social optima instead of Nash equilibra. A remedy for this problem is to reduce the ratio of journey delay cost to early/late penalties (either by reducing the cost of journey delay or by increasing the early and late penalties) so that players are more likely to move from NE to social optima. This means that the tolling policy should be carefully designed to fulfill the desired goal – social optima, which we will further discuss below.</w:delText>
        </w:r>
      </w:del>
    </w:p>
    <w:p>
      <w:pPr>
        <w:pStyle w:val="Normal"/>
        <w:widowControl/>
        <w:bidi w:val="0"/>
        <w:spacing w:lineRule="auto" w:line="480"/>
        <w:ind w:hanging="0" w:end="0"/>
        <w:jc w:val="both"/>
        <w:rPr>
          <w:del w:id="573" w:author="David Levinson" w:date="2006-06-30T07:28:00Z"/>
        </w:rPr>
      </w:pPr>
      <w:del w:id="572" w:author="David Levinson" w:date="2006-06-30T07:28:00Z">
        <w:r>
          <w:rPr/>
        </w:r>
      </w:del>
    </w:p>
    <w:p>
      <w:pPr>
        <w:pStyle w:val="Normal"/>
        <w:widowControl/>
        <w:bidi w:val="0"/>
        <w:spacing w:lineRule="auto" w:line="480"/>
        <w:ind w:hanging="0" w:end="0"/>
        <w:jc w:val="both"/>
        <w:rPr>
          <w:del w:id="575" w:author="David Levinson" w:date="2006-06-30T07:28:00Z"/>
        </w:rPr>
      </w:pPr>
      <w:del w:id="574" w:author="David Levinson" w:date="2006-06-30T07:28:00Z">
        <w:r>
          <w:rPr/>
          <w:delText>Comparison with the Bottleneck Model</w:delText>
        </w:r>
      </w:del>
    </w:p>
    <w:p>
      <w:pPr>
        <w:pStyle w:val="Normal"/>
        <w:widowControl/>
        <w:bidi w:val="0"/>
        <w:spacing w:lineRule="auto" w:line="480"/>
        <w:ind w:hanging="0" w:end="0"/>
        <w:jc w:val="both"/>
        <w:rPr>
          <w:del w:id="580" w:author="David Levinson" w:date="2006-06-30T07:28:00Z"/>
        </w:rPr>
      </w:pPr>
      <w:del w:id="576" w:author="David Levinson" w:date="2006-06-30T07:28:00Z">
        <w:r>
          <w:rPr/>
          <w:delText>The bottleneck model of Arnott, DePalma and Lindsey (1993) addresses different scenarios of road pricing, such as no toll, uniform toll, fine toll and coarse toll. Each has it</w:delText>
        </w:r>
      </w:del>
      <w:ins w:id="577" w:author=" Xi Zou" w:date="2006-03-29T00:18:00Z">
        <w:del w:id="578" w:author="David Levinson" w:date="2006-06-30T07:28:00Z">
          <w:r>
            <w:rPr/>
            <w:delText>s</w:delText>
          </w:r>
        </w:del>
      </w:ins>
      <w:del w:id="579" w:author="David Levinson" w:date="2006-06-30T07:28:00Z">
        <w:r>
          <w:rPr/>
          <w:delText xml:space="preserve"> own total cost (TC), average total cost (ATC) and marginal social cost (MSC). As shown in Table 5, none of the lowest total costs of these games with the cost pattern [3.05 5 11.88] is the result of Nash equilibrium. Instead they are social optima (global minima) among results from all possible arrival patterns. In Arnott et al.’s study, the social optimum can only be achieved in the Fine Toll scenario, in which costs are defined as:</w:delText>
        </w:r>
      </w:del>
    </w:p>
    <w:p>
      <w:pPr>
        <w:pStyle w:val="Normal"/>
        <w:widowControl/>
        <w:bidi w:val="0"/>
        <w:spacing w:lineRule="auto" w:line="480"/>
        <w:ind w:hanging="0" w:end="0"/>
        <w:jc w:val="both"/>
        <w:rPr>
          <w:del w:id="583" w:author="David Levinson" w:date="2006-06-30T07:28:00Z"/>
        </w:rPr>
      </w:pPr>
      <w:del w:id="581" w:author="David Levinson" w:date="2006-06-30T07:28:00Z">
        <w:r>
          <w:rPr/>
        </w:r>
      </w:del>
      <w:del w:id="582" w:author="David Levinson" w:date="2006-06-30T07:28:00Z">
        <w:r>
          <w:rPr/>
          <w:tab/>
          <w:tab/>
          <w:tab/>
          <w:tab/>
          <w:tab/>
          <w:tab/>
          <w:tab/>
          <w:delText>(4)</w:delText>
        </w:r>
      </w:del>
    </w:p>
    <w:p>
      <w:pPr>
        <w:pStyle w:val="Normal"/>
        <w:widowControl/>
        <w:bidi w:val="0"/>
        <w:spacing w:lineRule="auto" w:line="480"/>
        <w:ind w:hanging="0" w:end="0"/>
        <w:jc w:val="both"/>
        <w:rPr>
          <w:del w:id="586" w:author="David Levinson" w:date="2006-06-30T07:28:00Z"/>
        </w:rPr>
      </w:pPr>
      <w:del w:id="584" w:author="David Levinson" w:date="2006-06-30T07:28:00Z">
        <w:r>
          <w:rPr/>
        </w:r>
      </w:del>
      <w:del w:id="585" w:author="David Levinson" w:date="2006-06-30T07:28:00Z">
        <w:r>
          <w:rPr/>
          <w:tab/>
          <w:tab/>
          <w:tab/>
          <w:tab/>
          <w:tab/>
          <w:tab/>
          <w:tab/>
          <w:delText>(5)</w:delText>
        </w:r>
      </w:del>
    </w:p>
    <w:p>
      <w:pPr>
        <w:pStyle w:val="Normal"/>
        <w:widowControl/>
        <w:bidi w:val="0"/>
        <w:spacing w:lineRule="auto" w:line="480"/>
        <w:ind w:hanging="0" w:end="0"/>
        <w:jc w:val="both"/>
        <w:rPr>
          <w:del w:id="589" w:author="David Levinson" w:date="2006-06-30T07:28:00Z"/>
        </w:rPr>
      </w:pPr>
      <w:del w:id="587" w:author="David Levinson" w:date="2006-06-30T07:28:00Z">
        <w:r>
          <w:rPr/>
        </w:r>
      </w:del>
      <w:del w:id="588" w:author="David Levinson" w:date="2006-06-30T07:28:00Z">
        <w:r>
          <w:rPr/>
          <w:delText>,</w:delText>
          <w:tab/>
          <w:tab/>
          <w:tab/>
          <w:tab/>
          <w:tab/>
          <w:tab/>
          <w:delText>(6)</w:delText>
        </w:r>
      </w:del>
    </w:p>
    <w:p>
      <w:pPr>
        <w:pStyle w:val="Normal"/>
        <w:widowControl/>
        <w:bidi w:val="0"/>
        <w:spacing w:lineRule="auto" w:line="480"/>
        <w:ind w:hanging="0" w:end="0"/>
        <w:jc w:val="both"/>
        <w:rPr>
          <w:del w:id="595" w:author="David Levinson" w:date="2006-06-30T07:28:00Z"/>
        </w:rPr>
      </w:pPr>
      <w:del w:id="590" w:author="David Levinson" w:date="2006-06-30T07:28:00Z">
        <w:r>
          <w:rPr/>
          <w:delText xml:space="preserve">where </w:delText>
        </w:r>
      </w:del>
      <w:del w:id="591" w:author="David Levinson" w:date="2006-06-30T07:28:00Z">
        <w:r>
          <w:rPr/>
        </w:r>
      </w:del>
      <w:del w:id="592" w:author="David Levinson" w:date="2006-06-30T07:28:00Z">
        <w:r>
          <w:rPr/>
          <w:delText xml:space="preserve">; N is the number of players; s is the serving rate, which is defined to be 1 in our research; and </w:delText>
        </w:r>
      </w:del>
      <w:del w:id="593" w:author="David Levinson" w:date="2006-06-30T07:28:00Z">
        <w:r>
          <w:rPr/>
        </w:r>
      </w:del>
      <w:del w:id="594" w:author="David Levinson" w:date="2006-06-30T07:28:00Z">
        <w:r>
          <w:rPr/>
          <w:delText>.</w:delText>
        </w:r>
      </w:del>
    </w:p>
    <w:p>
      <w:pPr>
        <w:pStyle w:val="Normal"/>
        <w:widowControl/>
        <w:bidi w:val="0"/>
        <w:spacing w:lineRule="auto" w:line="480"/>
        <w:ind w:hanging="0" w:end="0"/>
        <w:jc w:val="both"/>
        <w:rPr>
          <w:del w:id="599" w:author="David Levinson" w:date="2006-06-30T07:28:00Z"/>
        </w:rPr>
      </w:pPr>
      <w:del w:id="596" w:author="David Levinson" w:date="2006-06-30T07:28:00Z">
        <w:r>
          <w:rPr/>
          <w:delText xml:space="preserve">Figure 3 summarizes the Lowest Total Costs in N-player games (N=2, 3, 4, 5, 6, 7) and the bottleneck model. The figure shows that the results from the two methods are very similar in both the LTC and the MSC (the agent-based model uses Incremental Social Cost (ISC) instead of MSC because of its discrete nature). For the N-player game, it is reasonable that no Nash equilibrium exists with the LTC because social optima cannot be guaranteed by user equilibria. Players can </w:delText>
        </w:r>
      </w:del>
      <w:del w:id="597" w:author="David Levinson" w:date="2005-05-13T12:24:00Z">
        <w:r>
          <w:rPr/>
          <w:delText xml:space="preserve">always </w:delText>
        </w:r>
      </w:del>
      <w:del w:id="598" w:author="David Levinson" w:date="2006-06-30T07:28:00Z">
        <w:r>
          <w:rPr/>
          <w:delText>improve their payoffs by changing their strategies, even though the social good may not be improved. For the bottleneck congestion model, the results of the N-player game provide a micro-foundation based on players’ behavior. As noted earlier, according to the bottleneck model, the social optimum can be realized by a time varying toll (Fine Toll). In this scenario, there is no queue and thus no cost of journey delay. We checked the arrival patterns corresponding to the LTC in the N-player games, and found that they all have the same form as follows:</w:delText>
        </w:r>
      </w:del>
    </w:p>
    <w:p>
      <w:pPr>
        <w:pStyle w:val="Normal"/>
        <w:widowControl/>
        <w:bidi w:val="0"/>
        <w:spacing w:lineRule="auto" w:line="480"/>
        <w:ind w:hanging="0" w:end="0"/>
        <w:jc w:val="both"/>
        <w:rPr>
          <w:del w:id="601" w:author="David Levinson" w:date="2006-06-30T07:28:00Z"/>
        </w:rPr>
      </w:pPr>
      <w:del w:id="600" w:author="David Levinson" w:date="2006-06-30T07:28:00Z">
        <w:r>
          <w:rPr/>
          <w:delText>N=3:</w:delText>
          <w:tab/>
          <w:delText xml:space="preserve">{0     1     1     1}  </w:delText>
        </w:r>
      </w:del>
    </w:p>
    <w:p>
      <w:pPr>
        <w:pStyle w:val="Normal"/>
        <w:widowControl/>
        <w:bidi w:val="0"/>
        <w:spacing w:lineRule="auto" w:line="480"/>
        <w:ind w:hanging="0" w:end="0"/>
        <w:jc w:val="both"/>
        <w:rPr>
          <w:del w:id="603" w:author="David Levinson" w:date="2006-06-30T07:28:00Z"/>
        </w:rPr>
      </w:pPr>
      <w:del w:id="602" w:author="David Levinson" w:date="2006-06-30T07:28:00Z">
        <w:r>
          <w:rPr/>
          <w:delText>N=4:</w:delText>
          <w:tab/>
          <w:delText xml:space="preserve">{0     1     1     1     1}    </w:delText>
        </w:r>
      </w:del>
    </w:p>
    <w:p>
      <w:pPr>
        <w:pStyle w:val="Normal"/>
        <w:widowControl/>
        <w:bidi w:val="0"/>
        <w:spacing w:lineRule="auto" w:line="480"/>
        <w:ind w:hanging="0" w:end="0"/>
        <w:jc w:val="both"/>
        <w:rPr>
          <w:del w:id="605" w:author="David Levinson" w:date="2006-06-30T07:28:00Z"/>
        </w:rPr>
      </w:pPr>
      <w:del w:id="604" w:author="David Levinson" w:date="2006-06-30T07:28:00Z">
        <w:r>
          <w:rPr/>
          <w:delText>N=5:</w:delText>
          <w:tab/>
          <w:delText xml:space="preserve">{0     1     1     1     1     1}  </w:delText>
        </w:r>
      </w:del>
    </w:p>
    <w:p>
      <w:pPr>
        <w:pStyle w:val="Normal"/>
        <w:widowControl/>
        <w:bidi w:val="0"/>
        <w:spacing w:lineRule="auto" w:line="480"/>
        <w:ind w:hanging="0" w:end="0"/>
        <w:jc w:val="both"/>
        <w:rPr>
          <w:del w:id="607" w:author="David Levinson" w:date="2006-06-30T07:28:00Z"/>
        </w:rPr>
      </w:pPr>
      <w:del w:id="606" w:author="David Levinson" w:date="2006-06-30T07:28:00Z">
        <w:r>
          <w:rPr/>
          <w:delText>N=6:</w:delText>
          <w:tab/>
          <w:delText xml:space="preserve">{0     1     1     1     1     1     1} </w:delText>
          <w:tab/>
        </w:r>
      </w:del>
    </w:p>
    <w:p>
      <w:pPr>
        <w:pStyle w:val="Normal"/>
        <w:widowControl/>
        <w:bidi w:val="0"/>
        <w:spacing w:lineRule="auto" w:line="480"/>
        <w:ind w:hanging="0" w:end="0"/>
        <w:jc w:val="both"/>
        <w:rPr>
          <w:del w:id="609" w:author="David Levinson" w:date="2006-06-30T07:28:00Z"/>
        </w:rPr>
      </w:pPr>
      <w:del w:id="608" w:author="David Levinson" w:date="2006-06-30T07:28:00Z">
        <w:r>
          <w:rPr/>
          <w:delText>N=7:</w:delText>
          <w:tab/>
          <w:delText>{0     1     1     1     1     1     1     1}</w:delText>
        </w:r>
      </w:del>
    </w:p>
    <w:p>
      <w:pPr>
        <w:pStyle w:val="Normal"/>
        <w:widowControl/>
        <w:bidi w:val="0"/>
        <w:spacing w:lineRule="auto" w:line="480"/>
        <w:ind w:hanging="0" w:end="0"/>
        <w:jc w:val="both"/>
        <w:rPr>
          <w:del w:id="611" w:author="David Levinson" w:date="2006-06-30T07:28:00Z"/>
        </w:rPr>
      </w:pPr>
      <w:del w:id="610" w:author="David Levinson" w:date="2006-06-30T07:28:00Z">
        <w:r>
          <w:rPr/>
          <w:delText>In these patterns, because all players arrive one by one, there is no queue and no journey delay, as predicted by the bottleneck model.</w:delText>
        </w:r>
      </w:del>
    </w:p>
    <w:p>
      <w:pPr>
        <w:pStyle w:val="Normal"/>
        <w:widowControl/>
        <w:bidi w:val="0"/>
        <w:spacing w:lineRule="auto" w:line="480"/>
        <w:ind w:hanging="0" w:end="0"/>
        <w:jc w:val="both"/>
        <w:rPr>
          <w:del w:id="617" w:author="David Levinson" w:date="2006-06-30T07:28:00Z"/>
        </w:rPr>
      </w:pPr>
      <w:del w:id="612" w:author="David Levinson" w:date="2006-06-30T07:28:00Z">
        <w:r>
          <w:rPr/>
          <w:delText xml:space="preserve">The game theory approach can help explain how pricing changes players’ behavior, and why this leads to the profound differences among the various toll scenarios. In the bottleneck model, the Coarse Toll scenario means the average toll equals average travel cost. In this scenario, the only difference with the Fine Toll scenario is </w:delText>
        </w:r>
      </w:del>
      <w:del w:id="613" w:author="David Levinson" w:date="2006-06-30T07:28:00Z">
        <w:r>
          <w:rPr/>
        </w:r>
      </w:del>
      <w:ins w:id="614" w:author=" Xi Zou" w:date="2006-03-29T00:19:00Z">
        <w:del w:id="615" w:author="David Levinson" w:date="2006-06-30T07:28:00Z">
          <w:r>
            <w:rPr/>
            <w:delText xml:space="preserve"> (Arnott, DePalma and Lindsey, 1993)</w:delText>
          </w:r>
        </w:del>
      </w:ins>
      <w:del w:id="616" w:author="David Levinson" w:date="2006-06-30T07:28:00Z">
        <w:r>
          <w:rPr/>
          <w:delText>. We use the penalty pattern [3 1 4] as an example.  The results are summarized in Figure 4. As can be seen, the LTCs in N-player Games and the TCs of the Bottleneck Model in the Fine Toll scenario are identical with N = 2, 3, 4, 5, 6, 7. Further, we compare the TCs of Nash equilibria in the N-player games and the TCs of the Bottleneck Model in the Coarse Toll scenario in Figure 4. The two curves are very close, though not totally identical. This implies Nash equilibria can be realized by the Coarse Toll.</w:delText>
        </w:r>
      </w:del>
    </w:p>
    <w:p>
      <w:pPr>
        <w:pStyle w:val="Normal"/>
        <w:widowControl/>
        <w:bidi w:val="0"/>
        <w:spacing w:lineRule="auto" w:line="480"/>
        <w:ind w:hanging="0" w:end="0"/>
        <w:jc w:val="both"/>
        <w:rPr>
          <w:del w:id="620" w:author="David Levinson" w:date="2006-06-30T07:28:00Z"/>
        </w:rPr>
      </w:pPr>
      <w:del w:id="618" w:author="David Levinson" w:date="2006-06-30T07:28:00Z">
        <w:r>
          <w:rPr/>
          <w:delText>The goal of a network manager is realization of social optima. Our simulation results support Arnott’s comparison of Coarse Toll and Fine Toll scenarios by showing that the Fine Toll scenario is close to social optimum, and the Coarse Toll scenario to Nash equilibra. And if management employs a Fine Toll which varies over time rather than just increases fees during peak hours (Coarse Toll), the system will cost less for all players</w:delText>
        </w:r>
      </w:del>
      <w:del w:id="619" w:author="David Levinson" w:date="2005-05-13T12:27:00Z">
        <w:r>
          <w:rPr/>
          <w:delText xml:space="preserve">.  To illustrate this, we use [E,D,L] = [ 3, 0, 4] as an example, in which the cost in Nash equilibrium equals to the lowest total cost (social optima). When Coarse Toll policy is used, it is equivalent to adding an average toll, e.g. $2, to each cost such that [E, D, L] = [5, 2, 6]. This will inevitably increase the ratio of D to E or L, thereby causing the system to move from social optima to Nash equilibra with higher total costs, as in the case of [E, D, L] = [3, 1, 4].  </w:delText>
        </w:r>
      </w:del>
    </w:p>
    <w:p>
      <w:pPr>
        <w:pStyle w:val="Normal"/>
        <w:widowControl/>
        <w:bidi w:val="0"/>
        <w:spacing w:lineRule="auto" w:line="480"/>
        <w:ind w:hanging="0" w:end="0"/>
        <w:jc w:val="both"/>
        <w:rPr>
          <w:del w:id="623" w:author="David Levinson" w:date="2006-06-30T07:28:00Z"/>
        </w:rPr>
      </w:pPr>
      <w:del w:id="621" w:author="David Levinson" w:date="2006-06-30T07:28:00Z">
        <w:r>
          <w:rPr/>
          <w:delText>There are some other noteworthy findings from the simulation. For instance, the LTC of 3-player games is close to 3 for all cost E=1, and E &lt; D &lt; L; it is close to 6 in 4-player games; it is close to 10 in 5-player games; it is close to 14 in 6-player games; and it is close to 19 in 7-player games. Multiplying the resulting LTCs for each sized game by 3, we have LTCs of (9, 18, 30, 42, 57), which is exactly the result from the cost pattern [3 5 12]. This shows that the LTC is a linear multiple of E. As long as E=1 and the relation E &lt; D &lt; L obtains, the LTC will be constant.</w:delText>
        </w:r>
      </w:del>
      <w:del w:id="622" w:author="David Levinson" w:date="2006-06-30T07:28:00Z">
        <w:r>
          <w:rPr>
            <w:b/>
          </w:rPr>
          <w:delText xml:space="preserve">  </w:delText>
        </w:r>
      </w:del>
    </w:p>
    <w:p>
      <w:pPr>
        <w:pStyle w:val="Normal"/>
        <w:widowControl/>
        <w:bidi w:val="0"/>
        <w:spacing w:lineRule="auto" w:line="480"/>
        <w:ind w:hanging="0" w:end="0"/>
        <w:jc w:val="both"/>
        <w:rPr>
          <w:del w:id="625" w:author="David Levinson" w:date="2006-06-30T07:28:00Z"/>
        </w:rPr>
      </w:pPr>
      <w:del w:id="624" w:author="David Levinson" w:date="2006-06-30T07:28:00Z">
        <w:r>
          <w:rPr/>
          <w:tab/>
        </w:r>
      </w:del>
    </w:p>
    <w:p>
      <w:pPr>
        <w:pStyle w:val="Normal"/>
        <w:widowControl/>
        <w:bidi w:val="0"/>
        <w:spacing w:lineRule="auto" w:line="480"/>
        <w:ind w:hanging="0" w:end="0"/>
        <w:jc w:val="both"/>
        <w:rPr>
          <w:del w:id="627" w:author="David Levinson" w:date="2006-06-30T07:28:00Z"/>
        </w:rPr>
      </w:pPr>
      <w:del w:id="626" w:author="David Levinson" w:date="2006-06-30T07:28:00Z">
        <w:r>
          <w:rPr/>
          <w:delText>CONCLUSIONS</w:delText>
        </w:r>
      </w:del>
    </w:p>
    <w:p>
      <w:pPr>
        <w:pStyle w:val="Normal"/>
        <w:widowControl/>
        <w:bidi w:val="0"/>
        <w:spacing w:lineRule="auto" w:line="480"/>
        <w:ind w:hanging="0" w:end="0"/>
        <w:jc w:val="both"/>
        <w:rPr>
          <w:del w:id="632" w:author="David Levinson" w:date="2006-06-30T07:28:00Z"/>
        </w:rPr>
      </w:pPr>
      <w:del w:id="628" w:author="David Levinson" w:date="2006-06-30T07:28:00Z">
        <w:r>
          <w:rPr/>
          <w:delText>This paper models traffic congestion as an agent-based phenomenon using N-player game theory. The N-player game is constructed to simulate the behavior of travelers competing to utilize a roadway (or other capacitated transportation facility</w:delText>
        </w:r>
      </w:del>
      <w:ins w:id="629" w:author=" Xi Zou" w:date="2006-03-29T00:19:00Z">
        <w:del w:id="630" w:author="David Levinson" w:date="2006-06-30T07:28:00Z">
          <w:r>
            <w:rPr/>
            <w:delText>facilities</w:delText>
          </w:r>
        </w:del>
      </w:ins>
      <w:del w:id="631" w:author="David Levinson" w:date="2006-06-30T07:28:00Z">
        <w:r>
          <w:rPr/>
          <w:delText>). The simulation presents some interesting results that can be used to illustrate the issues qualitatively. The cost pattern from empirical studies is used to compare with the bottleneck model. The bottleneck model utilizes the average behavior of travelers to illustrate congestion, which overlooks the randomness in travelers’ behavior. The game theory approach deals with randomness by assuming a probability function of their decision-making. It is shown that the two results are very similar in terms of lowest total costs and marginal social costs. This provides support for both approaches.</w:delText>
        </w:r>
      </w:del>
    </w:p>
    <w:p>
      <w:pPr>
        <w:pStyle w:val="Normal"/>
        <w:widowControl/>
        <w:bidi w:val="0"/>
        <w:spacing w:lineRule="auto" w:line="480"/>
        <w:ind w:hanging="0" w:end="0"/>
        <w:jc w:val="both"/>
        <w:rPr>
          <w:del w:id="634" w:author="David Levinson" w:date="2006-06-30T07:28:00Z"/>
        </w:rPr>
      </w:pPr>
      <w:del w:id="633" w:author="David Levinson" w:date="2006-06-30T07:28:00Z">
        <w:r>
          <w:rPr/>
          <w:delText>According to the results, there is no user equilibrium under certain cost patterns. In reality, these cost patterns are determined by many social factors that may or may not change significantly over time and space. Thus the resultant traffic pattern, according to the simulation, will not necessarily be a user equilibrium. This is an interesting proposition worth further study.</w:delText>
        </w:r>
      </w:del>
    </w:p>
    <w:p>
      <w:pPr>
        <w:pStyle w:val="Normal"/>
        <w:widowControl/>
        <w:bidi w:val="0"/>
        <w:spacing w:lineRule="auto" w:line="480"/>
        <w:ind w:hanging="0" w:end="0"/>
        <w:jc w:val="both"/>
        <w:rPr>
          <w:del w:id="636" w:author="David Levinson" w:date="2006-06-30T07:28:00Z"/>
        </w:rPr>
        <w:sectPr>
          <w:headerReference w:type="default" r:id="rId4"/>
          <w:headerReference w:type="first" r:id="rId5"/>
          <w:footerReference w:type="default" r:id="rId6"/>
          <w:footerReference w:type="first" r:id="rId7"/>
          <w:type w:val="nextPage"/>
          <w:pgSz w:w="12240" w:h="15840"/>
          <w:pgMar w:left="1440" w:right="1469" w:gutter="0" w:header="709" w:top="1418" w:footer="709" w:bottom="1418"/>
          <w:pgNumType w:fmt="decimal"/>
          <w:formProt w:val="false"/>
          <w:textDirection w:val="lrTb"/>
          <w:docGrid w:type="default" w:linePitch="360" w:charSpace="0"/>
        </w:sectPr>
      </w:pPr>
      <w:del w:id="635" w:author="David Levinson" w:date="2006-06-30T07:28:00Z">
        <w:r>
          <w:rPr/>
          <w:delText xml:space="preserve"> </w:delText>
        </w:r>
      </w:del>
    </w:p>
    <w:p>
      <w:pPr>
        <w:pStyle w:val="Normal"/>
        <w:widowControl/>
        <w:bidi w:val="0"/>
        <w:spacing w:lineRule="auto" w:line="480"/>
        <w:ind w:hanging="0" w:end="0"/>
        <w:jc w:val="both"/>
        <w:rPr>
          <w:del w:id="638" w:author="David Levinson" w:date="2006-06-30T07:28:00Z"/>
        </w:rPr>
      </w:pPr>
      <w:del w:id="637" w:author="David Levinson" w:date="2006-06-30T07:28:00Z">
        <w:r>
          <w:rPr/>
          <w:delText>REFERENCES</w:delText>
        </w:r>
      </w:del>
    </w:p>
    <w:p>
      <w:pPr>
        <w:pStyle w:val="Normal"/>
        <w:widowControl/>
        <w:autoSpaceDE w:val="true"/>
        <w:bidi w:val="0"/>
        <w:spacing w:lineRule="auto" w:line="480"/>
        <w:ind w:hanging="0" w:start="0" w:end="0"/>
        <w:jc w:val="both"/>
        <w:rPr>
          <w:del w:id="644" w:author="David Levinson" w:date="2006-06-30T07:28:00Z"/>
        </w:rPr>
      </w:pPr>
      <w:del w:id="639" w:author="David Levinson" w:date="2006-06-30T07:28:00Z">
        <w:r>
          <w:rPr/>
          <w:delText xml:space="preserve">Arnott, R., A. de Palma and R. Lindsey  (1990) Economics of a Bottleneck, </w:delText>
        </w:r>
      </w:del>
      <w:del w:id="640" w:author="David Levinson" w:date="2006-06-30T07:28:00Z">
        <w:r>
          <w:rPr>
            <w:rFonts w:cs="Times-Italic;Times" w:ascii="Times-Italic;Times" w:hAnsi="Times-Italic;Times"/>
            <w:i/>
          </w:rPr>
          <w:delText>Journal of Urban Economics</w:delText>
        </w:r>
      </w:del>
      <w:del w:id="641" w:author="David Levinson" w:date="2006-06-30T07:28:00Z">
        <w:r>
          <w:rPr>
            <w:rFonts w:cs="Times-Italic;Times" w:ascii="Times-Italic;Times" w:hAnsi="Times-Italic;Times"/>
          </w:rPr>
          <w:delText xml:space="preserve"> Vol.</w:delText>
        </w:r>
      </w:del>
      <w:del w:id="642" w:author="David Levinson" w:date="2006-06-30T07:28:00Z">
        <w:r>
          <w:rPr>
            <w:rFonts w:cs="Times-Italic;Times" w:ascii="Times-Italic;Times" w:hAnsi="Times-Italic;Times"/>
            <w:i/>
          </w:rPr>
          <w:delText xml:space="preserve"> </w:delText>
        </w:r>
      </w:del>
      <w:del w:id="643" w:author="David Levinson" w:date="2006-06-30T07:28:00Z">
        <w:r>
          <w:rPr/>
          <w:delText>27, pp.111-130.</w:delText>
        </w:r>
      </w:del>
    </w:p>
    <w:p>
      <w:pPr>
        <w:pStyle w:val="Normal"/>
        <w:widowControl/>
        <w:bidi w:val="0"/>
        <w:spacing w:lineRule="auto" w:line="480"/>
        <w:ind w:hanging="0" w:start="0" w:end="0"/>
        <w:jc w:val="both"/>
        <w:rPr>
          <w:del w:id="648" w:author="David Levinson" w:date="2006-06-30T07:28:00Z"/>
        </w:rPr>
      </w:pPr>
      <w:del w:id="645" w:author="David Levinson" w:date="2006-06-30T07:28:00Z">
        <w:r>
          <w:rPr/>
          <w:delText xml:space="preserve">Arnott, R., A. de Palma, R., Lindsey (1993) A structural model of peak-period congestion: A traffic bottleneck with elastic demand, </w:delText>
        </w:r>
      </w:del>
      <w:del w:id="646" w:author="David Levinson" w:date="2006-06-30T07:28:00Z">
        <w:r>
          <w:rPr>
            <w:i/>
          </w:rPr>
          <w:delText>The American Economic Review</w:delText>
        </w:r>
      </w:del>
      <w:del w:id="647" w:author="David Levinson" w:date="2006-06-30T07:28:00Z">
        <w:r>
          <w:rPr/>
          <w:delText>, Vol. 83, No. 1, pp.161-179.</w:delText>
        </w:r>
      </w:del>
    </w:p>
    <w:p>
      <w:pPr>
        <w:pStyle w:val="Normal"/>
        <w:widowControl/>
        <w:bidi w:val="0"/>
        <w:spacing w:lineRule="auto" w:line="480"/>
        <w:ind w:hanging="0" w:end="0"/>
        <w:jc w:val="both"/>
        <w:rPr>
          <w:del w:id="650" w:author="David Levinson" w:date="2006-06-30T07:28:00Z"/>
        </w:rPr>
      </w:pPr>
      <w:del w:id="649" w:author="David Levinson" w:date="2006-06-30T07:28:00Z">
        <w:r>
          <w:rPr/>
          <w:delText>De Palma, A. (1992) A game-theoretic approach to the analysis of  simple congested networks, American Economic Review 82(2), 494-500.</w:delText>
        </w:r>
      </w:del>
    </w:p>
    <w:p>
      <w:pPr>
        <w:pStyle w:val="BodyTextIndent2"/>
        <w:tabs>
          <w:tab w:val="left" w:pos="720" w:leader="none"/>
        </w:tabs>
        <w:rPr>
          <w:del w:id="652" w:author="David Levinson" w:date="2006-06-30T07:28:00Z"/>
        </w:rPr>
      </w:pPr>
      <w:del w:id="651" w:author="David Levinson" w:date="2006-06-30T07:28:00Z">
        <w:r>
          <w:rPr/>
          <w:delText xml:space="preserve">Gabuthy, Y., M. Neveu and L.D. Boemont, (2004) Structural model of peak-period congestion: An experimental study, working paper,  BETA-Nancy, University Nancy. </w:delText>
        </w:r>
      </w:del>
    </w:p>
    <w:p>
      <w:pPr>
        <w:pStyle w:val="Reference"/>
        <w:tabs>
          <w:tab w:val="left" w:pos="720" w:leader="none"/>
        </w:tabs>
        <w:spacing w:lineRule="auto" w:line="480" w:before="0" w:after="0"/>
        <w:jc w:val="both"/>
        <w:rPr>
          <w:del w:id="655" w:author="David Levinson" w:date="2006-06-30T07:28:00Z"/>
        </w:rPr>
      </w:pPr>
      <w:del w:id="653" w:author="David Levinson" w:date="2006-06-30T07:28:00Z">
        <w:r>
          <w:rPr/>
          <w:delText xml:space="preserve">Hansen, Mark and Wenbei, Wei (2001) </w:delText>
        </w:r>
      </w:del>
      <w:del w:id="654" w:author="David Levinson" w:date="2006-06-30T07:28:00Z">
        <w:r>
          <w:rPr>
            <w:rFonts w:cs="Times New Roman" w:ascii="Times New Roman" w:hAnsi="Times New Roman"/>
            <w:color w:val="000000"/>
          </w:rPr>
          <w:delText>An Airline's Choice of Aircraft Size in a Competitive Environment. Presented at INFORMS Conference Miami, November.</w:delText>
        </w:r>
      </w:del>
    </w:p>
    <w:p>
      <w:pPr>
        <w:pStyle w:val="Normal"/>
        <w:tabs>
          <w:tab w:val="left" w:pos="720" w:leader="none"/>
        </w:tabs>
        <w:spacing w:lineRule="auto" w:line="480"/>
        <w:ind w:hanging="720" w:start="720" w:end="0"/>
        <w:jc w:val="both"/>
        <w:rPr>
          <w:del w:id="659" w:author="David Levinson" w:date="2006-06-30T07:28:00Z"/>
        </w:rPr>
      </w:pPr>
      <w:del w:id="656" w:author="David Levinson" w:date="2006-06-30T07:28:00Z">
        <w:r>
          <w:rPr>
            <w:rFonts w:eastAsia="Times New Roman"/>
          </w:rPr>
          <w:delText xml:space="preserve">Hildebrand, Marvin, Barry Prentice, Irwin Lipnowski (1990) Enforecement of Highway Weight Regulations: A Game Theoretic Model, </w:delText>
        </w:r>
      </w:del>
      <w:del w:id="657" w:author="David Levinson" w:date="2006-06-30T07:28:00Z">
        <w:r>
          <w:rPr>
            <w:rFonts w:eastAsia="Times New Roman"/>
            <w:i/>
          </w:rPr>
          <w:delText>Journal of the Transportation Research Forum</w:delText>
        </w:r>
      </w:del>
      <w:del w:id="658" w:author="David Levinson" w:date="2006-06-30T07:28:00Z">
        <w:r>
          <w:rPr>
            <w:rFonts w:eastAsia="Times New Roman"/>
          </w:rPr>
          <w:delText xml:space="preserve"> 30:2 442-452.</w:delText>
        </w:r>
      </w:del>
    </w:p>
    <w:p>
      <w:pPr>
        <w:pStyle w:val="BodyTextIndent2"/>
        <w:tabs>
          <w:tab w:val="left" w:pos="720" w:leader="none"/>
        </w:tabs>
        <w:rPr>
          <w:del w:id="663" w:author="David Levinson" w:date="2006-06-30T07:28:00Z"/>
        </w:rPr>
      </w:pPr>
      <w:del w:id="660" w:author="David Levinson" w:date="2006-06-30T07:28:00Z">
        <w:r>
          <w:rPr/>
          <w:delText xml:space="preserve">Jankowski, W.B. (1991) Fare Evasion and Non-Compliance: A Game Theoretical Approach, </w:delText>
        </w:r>
      </w:del>
      <w:del w:id="661" w:author="David Levinson" w:date="2006-06-30T07:28:00Z">
        <w:r>
          <w:rPr>
            <w:i/>
          </w:rPr>
          <w:delText>International Journal of Transport Economics</w:delText>
        </w:r>
      </w:del>
      <w:del w:id="662" w:author="David Levinson" w:date="2006-06-30T07:28:00Z">
        <w:r>
          <w:rPr/>
          <w:delText xml:space="preserve"> 38:3 275-287. </w:delText>
        </w:r>
      </w:del>
    </w:p>
    <w:p>
      <w:pPr>
        <w:pStyle w:val="Normal"/>
        <w:tabs>
          <w:tab w:val="left" w:pos="720" w:leader="none"/>
        </w:tabs>
        <w:spacing w:lineRule="auto" w:line="480"/>
        <w:ind w:hanging="720" w:start="720" w:end="0"/>
        <w:jc w:val="both"/>
        <w:rPr>
          <w:del w:id="667" w:author="David Levinson" w:date="2006-06-30T07:28:00Z"/>
        </w:rPr>
      </w:pPr>
      <w:del w:id="664" w:author="David Levinson" w:date="2006-06-30T07:28:00Z">
        <w:r>
          <w:rPr/>
          <w:delText xml:space="preserve">Kita, Hideyuki, Kei Fukuyama (1999) A merging-giveway behavior model considering interactions at expressway on-ramps, In: </w:delText>
        </w:r>
      </w:del>
      <w:del w:id="665" w:author="David Levinson" w:date="2006-06-30T07:28:00Z">
        <w:r>
          <w:rPr>
            <w:i/>
          </w:rPr>
          <w:delText>Transportation and Traffic Theory</w:delText>
        </w:r>
      </w:del>
      <w:del w:id="666" w:author="David Levinson" w:date="2006-06-30T07:28:00Z">
        <w:r>
          <w:rPr/>
          <w:delText xml:space="preserve"> (edited by Avishai Ceder), Pergamon, pp. 173-187.</w:delText>
        </w:r>
      </w:del>
    </w:p>
    <w:p>
      <w:pPr>
        <w:pStyle w:val="Normal"/>
        <w:tabs>
          <w:tab w:val="left" w:pos="720" w:leader="none"/>
        </w:tabs>
        <w:spacing w:lineRule="auto" w:line="480"/>
        <w:ind w:hanging="720" w:start="720" w:end="0"/>
        <w:jc w:val="both"/>
        <w:rPr>
          <w:del w:id="673" w:author="David Levinson" w:date="2006-06-30T07:28:00Z"/>
        </w:rPr>
      </w:pPr>
      <w:del w:id="668" w:author="David Levinson" w:date="2006-06-30T07:28:00Z">
        <w:r>
          <w:rPr/>
          <w:delText xml:space="preserve">Levinson, David (1999) Tolling at a Frontier: A Game Theoretic Approach - </w:delText>
        </w:r>
      </w:del>
      <w:del w:id="669" w:author="David Levinson" w:date="2006-06-30T07:28:00Z">
        <w:r>
          <w:rPr>
            <w:i/>
          </w:rPr>
          <w:delText>Proceedings of the 14</w:delText>
        </w:r>
      </w:del>
      <w:del w:id="670" w:author="David Levinson" w:date="2006-06-30T07:28:00Z">
        <w:r>
          <w:rPr>
            <w:i/>
            <w:vertAlign w:val="superscript"/>
          </w:rPr>
          <w:delText>th</w:delText>
        </w:r>
      </w:del>
      <w:del w:id="671" w:author="David Levinson" w:date="2006-06-30T07:28:00Z">
        <w:r>
          <w:rPr>
            <w:i/>
          </w:rPr>
          <w:delText xml:space="preserve"> International Symposium on Transportation and Traffic Theory</w:delText>
        </w:r>
      </w:del>
      <w:del w:id="672" w:author="David Levinson" w:date="2006-06-30T07:28:00Z">
        <w:r>
          <w:rPr/>
          <w:delText xml:space="preserve"> 173-187. </w:delText>
        </w:r>
      </w:del>
    </w:p>
    <w:p>
      <w:pPr>
        <w:pStyle w:val="Reference"/>
        <w:tabs>
          <w:tab w:val="left" w:pos="720" w:leader="none"/>
        </w:tabs>
        <w:spacing w:lineRule="auto" w:line="480" w:before="0" w:after="0"/>
        <w:jc w:val="both"/>
        <w:rPr>
          <w:del w:id="677" w:author="David Levinson" w:date="2006-06-30T07:28:00Z"/>
        </w:rPr>
      </w:pPr>
      <w:del w:id="674" w:author="David Levinson" w:date="2006-06-30T07:28:00Z">
        <w:r>
          <w:rPr/>
          <w:delText xml:space="preserve">Levinson, David (2000) Revenue Choice on a Serial Network  </w:delText>
        </w:r>
      </w:del>
      <w:del w:id="675" w:author="David Levinson" w:date="2006-06-30T07:28:00Z">
        <w:r>
          <w:rPr>
            <w:i/>
          </w:rPr>
          <w:delText xml:space="preserve">Journal of Transport Economics and Policy </w:delText>
        </w:r>
      </w:del>
      <w:del w:id="676" w:author="David Levinson" w:date="2006-06-30T07:28:00Z">
        <w:r>
          <w:rPr/>
          <w:delText>34,1: 69-98.</w:delText>
        </w:r>
      </w:del>
    </w:p>
    <w:p>
      <w:pPr>
        <w:pStyle w:val="BodyTextIndent2"/>
        <w:tabs>
          <w:tab w:val="left" w:pos="720" w:leader="none"/>
        </w:tabs>
        <w:rPr>
          <w:del w:id="681" w:author="David Levinson" w:date="2005-07-25T09:51:00Z"/>
        </w:rPr>
      </w:pPr>
      <w:del w:id="678" w:author="David Levinson" w:date="2005-07-25T09:51:00Z">
        <w:r>
          <w:rPr/>
          <w:delText xml:space="preserve">Levinson, D. M. (2004) Micro-Foundation of Congestion and Pricing: A Game Theory Perspective, </w:delText>
        </w:r>
      </w:del>
      <w:del w:id="679" w:author="David Levinson" w:date="2005-07-25T09:51:00Z">
        <w:r>
          <w:rPr>
            <w:i/>
          </w:rPr>
          <w:delText>Transportation Research Part A</w:delText>
        </w:r>
      </w:del>
      <w:del w:id="680" w:author="David Levinson" w:date="2005-07-25T09:51:00Z">
        <w:r>
          <w:rPr/>
          <w:delText>, in press.</w:delText>
        </w:r>
      </w:del>
    </w:p>
    <w:p>
      <w:pPr>
        <w:pStyle w:val="Normal"/>
        <w:tabs>
          <w:tab w:val="left" w:pos="720" w:leader="none"/>
        </w:tabs>
        <w:spacing w:lineRule="auto" w:line="480"/>
        <w:ind w:hanging="720" w:start="720" w:end="0"/>
        <w:jc w:val="both"/>
        <w:rPr>
          <w:del w:id="685" w:author="David Levinson" w:date="2006-06-30T07:28:00Z"/>
        </w:rPr>
      </w:pPr>
      <w:del w:id="682" w:author="David Levinson" w:date="2006-06-30T07:28:00Z">
        <w:r>
          <w:rPr/>
          <w:delText xml:space="preserve">Lipnowski, Irwin (1990) Enforcement of Highway Weight Regulations: A Game Theoretic Model </w:delText>
        </w:r>
      </w:del>
      <w:del w:id="683" w:author="David Levinson" w:date="2006-06-30T07:28:00Z">
        <w:r>
          <w:rPr>
            <w:i/>
          </w:rPr>
          <w:delText>Journal of the Transportation Research Forum</w:delText>
        </w:r>
      </w:del>
      <w:del w:id="684" w:author="David Levinson" w:date="2006-06-30T07:28:00Z">
        <w:r>
          <w:rPr/>
          <w:delText xml:space="preserve"> 30:2 442-452</w:delText>
        </w:r>
      </w:del>
    </w:p>
    <w:p>
      <w:pPr>
        <w:pStyle w:val="Normal"/>
        <w:tabs>
          <w:tab w:val="left" w:pos="720" w:leader="none"/>
        </w:tabs>
        <w:spacing w:lineRule="auto" w:line="480"/>
        <w:ind w:hanging="720" w:start="720" w:end="0"/>
        <w:jc w:val="both"/>
        <w:rPr>
          <w:del w:id="689" w:author="David Levinson" w:date="2006-06-30T07:28:00Z"/>
        </w:rPr>
      </w:pPr>
      <w:del w:id="686" w:author="David Levinson" w:date="2006-06-30T07:28:00Z">
        <w:r>
          <w:rPr>
            <w:rFonts w:eastAsia="Times New Roman"/>
          </w:rPr>
          <w:delText xml:space="preserve">Littlechild, S.C. and G.F. Thompson, 1977: Aircraft Landing Fees: A Game Theory Approach. </w:delText>
        </w:r>
      </w:del>
      <w:del w:id="687" w:author="David Levinson" w:date="2006-06-30T07:28:00Z">
        <w:r>
          <w:rPr>
            <w:rFonts w:eastAsia="Times New Roman"/>
            <w:i/>
          </w:rPr>
          <w:delText>The Bell Journal of Economics</w:delText>
        </w:r>
      </w:del>
      <w:del w:id="688" w:author="David Levinson" w:date="2006-06-30T07:28:00Z">
        <w:r>
          <w:rPr>
            <w:rFonts w:eastAsia="Times New Roman"/>
          </w:rPr>
          <w:delText xml:space="preserve">. 8.186-203 </w:delText>
        </w:r>
      </w:del>
    </w:p>
    <w:p>
      <w:pPr>
        <w:pStyle w:val="BodyTextIndent2"/>
        <w:tabs>
          <w:tab w:val="left" w:pos="720" w:leader="none"/>
        </w:tabs>
        <w:rPr>
          <w:del w:id="691" w:author="David Levinson" w:date="2006-06-30T07:28:00Z"/>
        </w:rPr>
      </w:pPr>
      <w:del w:id="690" w:author="David Levinson" w:date="2006-06-30T07:28:00Z">
        <w:r>
          <w:rPr/>
          <w:delText xml:space="preserve">Marcucci, E., Marini, M. (2003) "Individual Uncertainty and the Political Acceptability of Road Pricing Policies", in Schade, J. and Schlag, B. (eds.) Acceptability of Transport Pricing Strategies, Elsevier Science, Imprint: Pergamon Press, pp. 279.  </w:delText>
        </w:r>
      </w:del>
    </w:p>
    <w:p>
      <w:pPr>
        <w:pStyle w:val="Normal"/>
        <w:tabs>
          <w:tab w:val="left" w:pos="720" w:leader="none"/>
        </w:tabs>
        <w:spacing w:lineRule="auto" w:line="480"/>
        <w:ind w:hanging="720" w:start="720" w:end="0"/>
        <w:jc w:val="both"/>
        <w:rPr>
          <w:del w:id="697" w:author="David Levinson" w:date="2006-06-30T07:28:00Z"/>
        </w:rPr>
      </w:pPr>
      <w:del w:id="692" w:author="David Levinson" w:date="2006-06-30T07:28:00Z">
        <w:r>
          <w:rPr>
            <w:rFonts w:eastAsia="Times New Roman"/>
          </w:rPr>
          <w:delText xml:space="preserve">Marcucci, E. , Marini, M. (2003) "Political Acceptability of Road Pricing Policies under Individual Specific Uncertainty", in Schade J., Schlabe, K. (eds.) </w:delText>
        </w:r>
      </w:del>
      <w:del w:id="693" w:author="David Levinson" w:date="2006-06-30T07:28:00Z">
        <w:r>
          <w:rPr>
            <w:rFonts w:eastAsia="Times New Roman"/>
            <w:i/>
          </w:rPr>
          <w:delText xml:space="preserve">Political                       Acceptability of Road Pricing </w:delText>
        </w:r>
      </w:del>
      <w:del w:id="694" w:author="David Levinson" w:date="2006-06-30T07:28:00Z">
        <w:r>
          <w:rPr>
            <w:rFonts w:eastAsia="Times New Roman"/>
          </w:rPr>
          <w:delText xml:space="preserve">, Elsevier Science. </w:delText>
        </w:r>
      </w:del>
      <w:del w:id="695" w:author="David Levinson" w:date="2006-06-30T07:28:00Z">
        <w:r>
          <w:rPr>
            <w:rFonts w:eastAsia="Times New Roman"/>
            <w:i/>
          </w:rPr>
          <w:delText>Forthcoming</w:delText>
        </w:r>
      </w:del>
      <w:del w:id="696" w:author="David Levinson" w:date="2006-06-30T07:28:00Z">
        <w:r>
          <w:rPr>
            <w:rFonts w:eastAsia="Times New Roman"/>
          </w:rPr>
          <w:delText xml:space="preserve">.  </w:delText>
        </w:r>
      </w:del>
    </w:p>
    <w:p>
      <w:pPr>
        <w:pStyle w:val="BodyTextIndent2"/>
        <w:tabs>
          <w:tab w:val="left" w:pos="720" w:leader="none"/>
        </w:tabs>
        <w:rPr>
          <w:del w:id="707" w:author="David Levinson" w:date="2006-06-30T07:28:00Z"/>
        </w:rPr>
      </w:pPr>
      <w:ins w:id="698" w:author=" Xi Zou" w:date="2006-03-28T23:34:00Z">
        <w:del w:id="699" w:author="David Levinson" w:date="2006-06-30T07:28:00Z">
          <w:r>
            <w:rPr/>
            <w:delText>Schneider K. and J. Weimann, (2004) Against all odds: Nash  equilibria in a road pricing experiment. In: M. Schrecke</w:delText>
          </w:r>
        </w:del>
      </w:ins>
      <w:ins w:id="700" w:author=" Xi Zou" w:date="2006-03-28T23:34:00Z">
        <w:del w:id="701" w:author="David Levinson" w:date="2006-04-03T15:47:00Z">
          <w:r>
            <w:rPr/>
            <w:delText>r</w:delText>
          </w:r>
        </w:del>
      </w:ins>
      <w:ins w:id="702" w:author=" Xi Zou" w:date="2006-03-28T23:34:00Z">
        <w:del w:id="703" w:author="David Levinson" w:date="2006-06-30T07:28:00Z">
          <w:r>
            <w:rPr/>
            <w:delText>nberg and  R. Selten (Eds.), Human Behavior and Traffic Networks, Berlin:  Springer, pp. 1</w:delText>
          </w:r>
        </w:del>
      </w:ins>
      <w:ins w:id="704" w:author=" Xi Zou" w:date="2006-05-22T02:38:00Z">
        <w:del w:id="705" w:author="David Levinson" w:date="2006-06-30T07:28:00Z">
          <w:r>
            <w:rPr/>
            <w:delText>3</w:delText>
          </w:r>
        </w:del>
      </w:ins>
      <w:del w:id="706" w:author="David Levinson" w:date="2006-06-30T07:28:00Z">
        <w:r>
          <w:rPr/>
          <w:delText>3.</w:delText>
        </w:r>
      </w:del>
    </w:p>
    <w:p>
      <w:pPr>
        <w:pStyle w:val="BodyTextIndent2"/>
        <w:tabs>
          <w:tab w:val="left" w:pos="720" w:leader="none"/>
        </w:tabs>
        <w:rPr>
          <w:del w:id="711" w:author="David Levinson" w:date="2006-06-30T07:28:00Z"/>
        </w:rPr>
      </w:pPr>
      <w:del w:id="708" w:author="David Levinson" w:date="2006-06-30T07:28:00Z">
        <w:r>
          <w:rPr/>
          <w:delText xml:space="preserve">Small, K. A. (1982) The scheduling of consumer activities: Work Trips, </w:delText>
        </w:r>
      </w:del>
      <w:del w:id="709" w:author="David Levinson" w:date="2006-06-30T07:28:00Z">
        <w:r>
          <w:rPr>
            <w:i/>
          </w:rPr>
          <w:delText>The American Economic Review</w:delText>
        </w:r>
      </w:del>
      <w:del w:id="710" w:author="David Levinson" w:date="2006-06-30T07:28:00Z">
        <w:r>
          <w:rPr/>
          <w:delText>, Vol. 72,pp 467-479.</w:delText>
        </w:r>
      </w:del>
    </w:p>
    <w:p>
      <w:pPr>
        <w:pStyle w:val="Normal"/>
        <w:tabs>
          <w:tab w:val="left" w:pos="720" w:leader="none"/>
        </w:tabs>
        <w:spacing w:lineRule="auto" w:line="480"/>
        <w:ind w:hanging="720" w:start="720" w:end="0"/>
        <w:jc w:val="both"/>
        <w:rPr>
          <w:del w:id="717" w:author="David Levinson" w:date="2006-06-30T07:28:00Z"/>
        </w:rPr>
      </w:pPr>
      <w:del w:id="712" w:author="David Levinson" w:date="2006-06-30T07:28:00Z">
        <w:r>
          <w:rPr/>
          <w:delText>Vickery, William (1969) Congestion Theory and Transport Investment.</w:delText>
        </w:r>
      </w:del>
      <w:del w:id="713" w:author="David Levinson" w:date="2006-06-30T07:28:00Z">
        <w:r>
          <w:rPr>
            <w:i/>
          </w:rPr>
          <w:delText xml:space="preserve"> The American Economic Review</w:delText>
        </w:r>
      </w:del>
      <w:del w:id="714" w:author="David Levinson" w:date="2006-06-30T07:28:00Z">
        <w:r>
          <w:rPr/>
          <w:delText xml:space="preserve"> Vol.59,</w:delText>
        </w:r>
      </w:del>
      <w:del w:id="715" w:author="David Levinson" w:date="2006-06-30T07:28:00Z">
        <w:r>
          <w:rPr>
            <w:i/>
          </w:rPr>
          <w:delText xml:space="preserve"> </w:delText>
        </w:r>
      </w:del>
      <w:del w:id="716" w:author="David Levinson" w:date="2006-06-30T07:28:00Z">
        <w:r>
          <w:rPr/>
          <w:delText>pp.251-260.</w:delText>
        </w:r>
      </w:del>
    </w:p>
    <w:p>
      <w:pPr>
        <w:pStyle w:val="BodyTextIndent2"/>
        <w:tabs>
          <w:tab w:val="left" w:pos="720" w:leader="none"/>
        </w:tabs>
        <w:rPr>
          <w:del w:id="721" w:author="David Levinson" w:date="2006-06-30T07:28:00Z"/>
        </w:rPr>
      </w:pPr>
      <w:del w:id="718" w:author="David Levinson" w:date="2006-06-30T07:28:00Z">
        <w:r>
          <w:rPr/>
          <w:delText xml:space="preserve">Von Neumann, J. and O. Morgenstern. (1944) </w:delText>
        </w:r>
      </w:del>
      <w:del w:id="719" w:author="David Levinson" w:date="2006-06-30T07:28:00Z">
        <w:r>
          <w:rPr>
            <w:i/>
          </w:rPr>
          <w:delText>Theory of Games and Economic Behavior</w:delText>
        </w:r>
      </w:del>
      <w:del w:id="720" w:author="David Levinson" w:date="2006-06-30T07:28:00Z">
        <w:r>
          <w:rPr/>
          <w:delText>. Princeton University Press: Princeton, NJ. Hildebrand, Marvin, Barry Prentice.</w:delText>
        </w:r>
      </w:del>
    </w:p>
    <w:p>
      <w:pPr>
        <w:pStyle w:val="BodyTextIndent2"/>
        <w:tabs>
          <w:tab w:val="left" w:pos="720" w:leader="none"/>
        </w:tabs>
        <w:rPr>
          <w:del w:id="723" w:author="David Levinson" w:date="2006-06-30T07:28:00Z"/>
        </w:rPr>
      </w:pPr>
      <w:del w:id="722" w:author="David Levinson" w:date="2006-06-30T07:28:00Z">
        <w:r>
          <w:rPr/>
          <w:delText>Wardrop, J. G. (1952) Some theoretical aspects of road traffic research, Proceedings, Institution of Civil Engineers, Part II, Vol.1, pp.325-378.</w:delText>
        </w:r>
      </w:del>
    </w:p>
    <w:p>
      <w:pPr>
        <w:pStyle w:val="Normal"/>
        <w:tabs>
          <w:tab w:val="left" w:pos="720" w:leader="none"/>
        </w:tabs>
        <w:spacing w:lineRule="auto" w:line="480"/>
        <w:ind w:hanging="720" w:start="720" w:end="0"/>
        <w:jc w:val="both"/>
        <w:rPr>
          <w:del w:id="725" w:author="David Levinson" w:date="2006-06-30T07:28:00Z"/>
        </w:rPr>
      </w:pPr>
      <w:del w:id="724" w:author="David Levinson" w:date="2006-06-30T07:28:00Z">
        <w:r>
          <w:rPr/>
          <w:delText xml:space="preserve"> </w:delText>
        </w:r>
      </w:del>
      <w:r>
        <w:br w:type="page"/>
      </w:r>
    </w:p>
    <w:p>
      <w:pPr>
        <w:pStyle w:val="Normal"/>
        <w:spacing w:lineRule="auto" w:line="480"/>
        <w:jc w:val="both"/>
        <w:rPr>
          <w:del w:id="727" w:author="David Levinson" w:date="2006-06-30T07:28:00Z"/>
          <w:b/>
        </w:rPr>
      </w:pPr>
      <w:del w:id="726" w:author="David Levinson" w:date="2006-06-30T07:28:00Z">
        <w:r>
          <w:rPr>
            <w:b/>
          </w:rPr>
          <w:delText>List of Tables</w:delText>
        </w:r>
      </w:del>
    </w:p>
    <w:p>
      <w:pPr>
        <w:pStyle w:val="Normal"/>
        <w:spacing w:lineRule="auto" w:line="480"/>
        <w:jc w:val="both"/>
        <w:rPr>
          <w:del w:id="729" w:author="David Levinson" w:date="2006-06-30T07:28:00Z"/>
        </w:rPr>
      </w:pPr>
      <w:del w:id="728" w:author="David Levinson" w:date="2006-06-30T07:28:00Z">
        <w:r>
          <w:rPr/>
          <w:delText>Table 1. Arrival Patterns</w:delText>
        </w:r>
      </w:del>
    </w:p>
    <w:p>
      <w:pPr>
        <w:pStyle w:val="Normal"/>
        <w:spacing w:lineRule="auto" w:line="480"/>
        <w:jc w:val="both"/>
        <w:rPr>
          <w:del w:id="731" w:author="David Levinson" w:date="2006-06-30T07:28:00Z"/>
        </w:rPr>
      </w:pPr>
      <w:del w:id="730" w:author="David Levinson" w:date="2006-06-30T07:28:00Z">
        <w:r>
          <w:rPr/>
          <w:delText>Table 2 Example of Arrival Patterns N=6</w:delText>
        </w:r>
      </w:del>
    </w:p>
    <w:p>
      <w:pPr>
        <w:pStyle w:val="Normal"/>
        <w:spacing w:lineRule="auto" w:line="480"/>
        <w:jc w:val="both"/>
        <w:rPr>
          <w:del w:id="733" w:author="David Levinson" w:date="2006-06-30T07:28:00Z"/>
        </w:rPr>
      </w:pPr>
      <w:del w:id="732" w:author="David Levinson" w:date="2006-06-30T07:28:00Z">
        <w:r>
          <w:rPr/>
          <w:delText>Table 3. Number of Arrival Patterns N=6</w:delText>
        </w:r>
      </w:del>
    </w:p>
    <w:p>
      <w:pPr>
        <w:pStyle w:val="Normal"/>
        <w:spacing w:lineRule="auto" w:line="480"/>
        <w:jc w:val="both"/>
        <w:rPr>
          <w:del w:id="735" w:author="David Levinson" w:date="2006-06-30T07:28:00Z"/>
        </w:rPr>
      </w:pPr>
      <w:del w:id="734" w:author="David Levinson" w:date="2006-06-30T07:28:00Z">
        <w:r>
          <w:rPr/>
          <w:delText>Table 4. Combinations of All the Departure Patterns</w:delText>
        </w:r>
      </w:del>
    </w:p>
    <w:p>
      <w:pPr>
        <w:pStyle w:val="Normal"/>
        <w:spacing w:lineRule="auto" w:line="480"/>
        <w:jc w:val="both"/>
        <w:rPr>
          <w:del w:id="737" w:author="David Levinson" w:date="2006-06-30T07:28:00Z"/>
        </w:rPr>
      </w:pPr>
      <w:del w:id="736" w:author="David Levinson" w:date="2006-06-30T07:28:00Z">
        <w:r>
          <w:rPr/>
          <w:delText>Table 5. Number of Nash equilibria and Lowest Total Costs in N-Player Games</w:delText>
        </w:r>
      </w:del>
    </w:p>
    <w:p>
      <w:pPr>
        <w:pStyle w:val="Normal"/>
        <w:spacing w:lineRule="auto" w:line="480"/>
        <w:jc w:val="both"/>
        <w:rPr>
          <w:del w:id="739" w:author="David Levinson" w:date="2006-06-30T07:28:00Z"/>
        </w:rPr>
      </w:pPr>
      <w:del w:id="738" w:author="David Levinson" w:date="2006-06-30T07:28:00Z">
        <w:r>
          <w:rPr/>
        </w:r>
      </w:del>
    </w:p>
    <w:p>
      <w:pPr>
        <w:pStyle w:val="Normal"/>
        <w:spacing w:lineRule="auto" w:line="480"/>
        <w:jc w:val="both"/>
        <w:rPr>
          <w:del w:id="741" w:author="David Levinson" w:date="2006-06-30T07:28:00Z"/>
        </w:rPr>
      </w:pPr>
      <w:del w:id="740" w:author="David Levinson" w:date="2006-06-30T07:28:00Z">
        <w:r>
          <w:rPr/>
        </w:r>
      </w:del>
    </w:p>
    <w:p>
      <w:pPr>
        <w:pStyle w:val="Normal"/>
        <w:spacing w:lineRule="auto" w:line="480"/>
        <w:jc w:val="both"/>
        <w:rPr>
          <w:del w:id="743" w:author="David Levinson" w:date="2006-06-30T07:28:00Z"/>
          <w:b/>
        </w:rPr>
      </w:pPr>
      <w:del w:id="742" w:author="David Levinson" w:date="2006-06-30T07:28:00Z">
        <w:r>
          <w:rPr>
            <w:b/>
          </w:rPr>
          <w:delText>List of Figures</w:delText>
        </w:r>
      </w:del>
    </w:p>
    <w:p>
      <w:pPr>
        <w:pStyle w:val="Normal"/>
        <w:spacing w:lineRule="auto" w:line="480"/>
        <w:jc w:val="both"/>
        <w:rPr>
          <w:del w:id="745" w:author="David Levinson" w:date="2006-06-30T07:28:00Z"/>
        </w:rPr>
      </w:pPr>
      <w:del w:id="744" w:author="David Levinson" w:date="2006-06-30T07:28:00Z">
        <w:r>
          <w:rPr/>
          <w:delText>Figure 1. Algorithm for Recognizing NE and Calculating the Lowest Total Cost</w:delText>
        </w:r>
      </w:del>
    </w:p>
    <w:p>
      <w:pPr>
        <w:pStyle w:val="Normal"/>
        <w:spacing w:lineRule="auto" w:line="480"/>
        <w:jc w:val="both"/>
        <w:rPr>
          <w:del w:id="747" w:author="David Levinson" w:date="2006-06-30T07:28:00Z"/>
        </w:rPr>
      </w:pPr>
      <w:del w:id="746" w:author="David Levinson" w:date="2006-06-30T07:28:00Z">
        <w:r>
          <w:rPr/>
          <w:delText>Figure 2. Comparison of Lowest Total Costs in N-Player Games</w:delText>
        </w:r>
      </w:del>
    </w:p>
    <w:p>
      <w:pPr>
        <w:pStyle w:val="Footer"/>
        <w:tabs>
          <w:tab w:val="clear" w:pos="4153"/>
          <w:tab w:val="clear" w:pos="8306"/>
        </w:tabs>
        <w:spacing w:lineRule="auto" w:line="480"/>
        <w:jc w:val="both"/>
        <w:rPr>
          <w:del w:id="749" w:author="David Levinson" w:date="2006-06-30T07:28:00Z"/>
        </w:rPr>
      </w:pPr>
      <w:del w:id="748" w:author="David Levinson" w:date="2006-06-30T07:28:00Z">
        <w:r>
          <w:rPr/>
          <w:delText>Figure 3. Comparisons of the Game Theory Model and the Bottleneck Model E = 3.05, D = 5, L = 11.88</w:delText>
        </w:r>
      </w:del>
    </w:p>
    <w:p>
      <w:pPr>
        <w:pStyle w:val="Footer"/>
        <w:tabs>
          <w:tab w:val="clear" w:pos="4153"/>
          <w:tab w:val="clear" w:pos="8306"/>
        </w:tabs>
        <w:spacing w:lineRule="auto" w:line="480"/>
        <w:rPr>
          <w:del w:id="751" w:author="David Levinson" w:date="2006-06-30T07:28:00Z"/>
          <w:b/>
        </w:rPr>
        <w:sectPr>
          <w:headerReference w:type="default" r:id="rId8"/>
          <w:headerReference w:type="first" r:id="rId9"/>
          <w:footerReference w:type="default" r:id="rId10"/>
          <w:footerReference w:type="first" r:id="rId11"/>
          <w:type w:val="nextPage"/>
          <w:pgSz w:w="12240" w:h="15840"/>
          <w:pgMar w:left="1440" w:right="1469" w:gutter="0" w:header="709" w:top="1418" w:footer="709" w:bottom="1418"/>
          <w:pgNumType w:fmt="decimal"/>
          <w:formProt w:val="false"/>
          <w:textDirection w:val="lrTb"/>
          <w:docGrid w:type="default" w:linePitch="360" w:charSpace="0"/>
        </w:sectPr>
      </w:pPr>
      <w:del w:id="750" w:author="David Levinson" w:date="2006-06-30T07:28:00Z">
        <w:r>
          <w:rPr/>
          <w:delText>Figure 4. Comparisons of the Game Theory Model and the Bottleneck Model E = 3, D = 1, L = 4</w:delText>
        </w:r>
      </w:del>
    </w:p>
    <w:p>
      <w:pPr>
        <w:pStyle w:val="BodyTextIndent2"/>
        <w:spacing w:lineRule="auto" w:line="480"/>
        <w:rPr>
          <w:b/>
        </w:rPr>
      </w:pPr>
      <w:del w:id="752" w:author="David Levinson" w:date="2006-06-30T07:28:00Z">
        <w:r>
          <w:rPr>
            <w:b/>
          </w:rPr>
          <w:delText>TABLE 1. Arrival Patterns</w:delText>
        </w:r>
      </w:del>
    </w:p>
    <w:tbl>
      <w:tblPr>
        <w:tblW w:w="5340" w:type="dxa"/>
        <w:jc w:val="center"/>
        <w:tblInd w:w="0" w:type="dxa"/>
        <w:tblLayout w:type="fixed"/>
        <w:tblCellMar>
          <w:top w:w="0" w:type="dxa"/>
          <w:start w:w="108" w:type="dxa"/>
          <w:bottom w:w="0" w:type="dxa"/>
          <w:end w:w="108" w:type="dxa"/>
        </w:tblCellMar>
      </w:tblPr>
      <w:tblGrid>
        <w:gridCol w:w="876"/>
        <w:gridCol w:w="752"/>
        <w:gridCol w:w="996"/>
        <w:gridCol w:w="1296"/>
        <w:gridCol w:w="830"/>
        <w:gridCol w:w="590"/>
      </w:tblGrid>
      <w:tr>
        <w:trPr/>
        <w:tc>
          <w:tcPr>
            <w:tcW w:w="876" w:type="dxa"/>
            <w:tcBorders>
              <w:top w:val="single" w:sz="12" w:space="0" w:color="008000"/>
              <w:bottom w:val="single" w:sz="6" w:space="0" w:color="008000"/>
            </w:tcBorders>
          </w:tcPr>
          <w:p>
            <w:pPr>
              <w:pStyle w:val="Normal"/>
              <w:spacing w:lineRule="auto" w:line="480"/>
              <w:jc w:val="center"/>
              <w:rPr>
                <w:b/>
                <w:i/>
              </w:rPr>
            </w:pPr>
            <w:del w:id="753" w:author="David Levinson" w:date="2006-06-30T07:28:00Z">
              <w:r>
                <w:rPr>
                  <w:b/>
                  <w:i/>
                </w:rPr>
                <w:delText>e</w:delText>
              </w:r>
            </w:del>
            <w:del w:id="754" w:author="David Levinson" w:date="2006-06-30T07:28:00Z">
              <w:r>
                <w:rPr>
                  <w:b/>
                  <w:i/>
                  <w:vertAlign w:val="subscript"/>
                </w:rPr>
                <w:delText>N-1</w:delText>
              </w:r>
            </w:del>
          </w:p>
        </w:tc>
        <w:tc>
          <w:tcPr>
            <w:tcW w:w="752" w:type="dxa"/>
            <w:tcBorders>
              <w:top w:val="single" w:sz="12" w:space="0" w:color="008000"/>
              <w:bottom w:val="single" w:sz="6" w:space="0" w:color="008000"/>
            </w:tcBorders>
          </w:tcPr>
          <w:p>
            <w:pPr>
              <w:pStyle w:val="Normal"/>
              <w:spacing w:lineRule="auto" w:line="480"/>
              <w:jc w:val="center"/>
              <w:rPr>
                <w:b/>
                <w:i/>
              </w:rPr>
            </w:pPr>
            <w:del w:id="755" w:author="David Levinson" w:date="2006-06-30T07:28:00Z">
              <w:r>
                <w:rPr>
                  <w:b/>
                  <w:i/>
                </w:rPr>
                <w:delText>e</w:delText>
              </w:r>
            </w:del>
            <w:del w:id="756" w:author="David Levinson" w:date="2006-06-30T07:28:00Z">
              <w:r>
                <w:rPr>
                  <w:b/>
                  <w:i/>
                  <w:vertAlign w:val="subscript"/>
                </w:rPr>
                <w:delText>N-2</w:delText>
              </w:r>
            </w:del>
          </w:p>
        </w:tc>
        <w:tc>
          <w:tcPr>
            <w:tcW w:w="996" w:type="dxa"/>
            <w:tcBorders>
              <w:top w:val="single" w:sz="12" w:space="0" w:color="008000"/>
              <w:bottom w:val="single" w:sz="6" w:space="0" w:color="008000"/>
            </w:tcBorders>
          </w:tcPr>
          <w:p>
            <w:pPr>
              <w:pStyle w:val="Normal"/>
              <w:spacing w:lineRule="auto" w:line="480"/>
              <w:jc w:val="center"/>
              <w:rPr>
                <w:b/>
                <w:i/>
              </w:rPr>
            </w:pPr>
            <w:del w:id="757" w:author="David Levinson" w:date="2006-06-30T07:28:00Z">
              <w:r>
                <w:rPr>
                  <w:b/>
                  <w:i/>
                </w:rPr>
                <w:delText>…</w:delText>
              </w:r>
            </w:del>
          </w:p>
        </w:tc>
        <w:tc>
          <w:tcPr>
            <w:tcW w:w="1296" w:type="dxa"/>
            <w:tcBorders>
              <w:top w:val="single" w:sz="12" w:space="0" w:color="008000"/>
              <w:bottom w:val="single" w:sz="6" w:space="0" w:color="008000"/>
            </w:tcBorders>
          </w:tcPr>
          <w:p>
            <w:pPr>
              <w:pStyle w:val="Normal"/>
              <w:spacing w:lineRule="auto" w:line="480"/>
              <w:jc w:val="center"/>
              <w:rPr>
                <w:b/>
                <w:i/>
              </w:rPr>
            </w:pPr>
            <w:del w:id="758" w:author="David Levinson" w:date="2006-06-30T07:28:00Z">
              <w:r>
                <w:rPr>
                  <w:b/>
                  <w:i/>
                </w:rPr>
                <w:delText>e</w:delText>
              </w:r>
            </w:del>
            <w:del w:id="759" w:author="David Levinson" w:date="2006-06-30T07:28:00Z">
              <w:r>
                <w:rPr>
                  <w:b/>
                  <w:i/>
                  <w:vertAlign w:val="subscript"/>
                </w:rPr>
                <w:delText>1</w:delText>
              </w:r>
            </w:del>
          </w:p>
        </w:tc>
        <w:tc>
          <w:tcPr>
            <w:tcW w:w="830" w:type="dxa"/>
            <w:tcBorders>
              <w:top w:val="single" w:sz="12" w:space="0" w:color="008000"/>
              <w:bottom w:val="single" w:sz="6" w:space="0" w:color="008000"/>
            </w:tcBorders>
          </w:tcPr>
          <w:p>
            <w:pPr>
              <w:pStyle w:val="Normal"/>
              <w:spacing w:lineRule="auto" w:line="480"/>
              <w:jc w:val="center"/>
              <w:rPr>
                <w:b/>
                <w:i/>
              </w:rPr>
            </w:pPr>
            <w:del w:id="760" w:author="David Levinson" w:date="2006-06-30T07:28:00Z">
              <w:r>
                <w:rPr>
                  <w:b/>
                  <w:i/>
                </w:rPr>
                <w:delText>o</w:delText>
              </w:r>
            </w:del>
          </w:p>
        </w:tc>
        <w:tc>
          <w:tcPr>
            <w:tcW w:w="590" w:type="dxa"/>
            <w:tcBorders>
              <w:top w:val="single" w:sz="12" w:space="0" w:color="008000"/>
              <w:bottom w:val="single" w:sz="6" w:space="0" w:color="008000"/>
            </w:tcBorders>
          </w:tcPr>
          <w:p>
            <w:pPr>
              <w:pStyle w:val="Normal"/>
              <w:spacing w:lineRule="auto" w:line="480"/>
              <w:jc w:val="center"/>
              <w:rPr>
                <w:b/>
                <w:i/>
                <w:vertAlign w:val="subscript"/>
              </w:rPr>
            </w:pPr>
            <w:del w:id="761" w:author="David Levinson" w:date="2006-06-30T07:28:00Z">
              <w:r>
                <w:rPr>
                  <w:b/>
                  <w:i/>
                </w:rPr>
                <w:delText>l</w:delText>
              </w:r>
            </w:del>
          </w:p>
        </w:tc>
      </w:tr>
      <w:tr>
        <w:trPr/>
        <w:tc>
          <w:tcPr>
            <w:tcW w:w="876" w:type="dxa"/>
            <w:tcBorders>
              <w:top w:val="single" w:sz="6" w:space="0" w:color="008000"/>
            </w:tcBorders>
          </w:tcPr>
          <w:p>
            <w:pPr>
              <w:pStyle w:val="Normal"/>
              <w:spacing w:lineRule="auto" w:line="480"/>
              <w:jc w:val="center"/>
              <w:rPr/>
            </w:pPr>
            <w:del w:id="762" w:author="David Levinson" w:date="2006-06-30T07:28:00Z">
              <w:r>
                <w:rPr/>
                <w:delText>N</w:delText>
              </w:r>
            </w:del>
          </w:p>
        </w:tc>
        <w:tc>
          <w:tcPr>
            <w:tcW w:w="752" w:type="dxa"/>
            <w:tcBorders>
              <w:top w:val="single" w:sz="6" w:space="0" w:color="008000"/>
            </w:tcBorders>
          </w:tcPr>
          <w:p>
            <w:pPr>
              <w:pStyle w:val="Normal"/>
              <w:spacing w:lineRule="auto" w:line="480"/>
              <w:jc w:val="center"/>
              <w:rPr/>
            </w:pPr>
            <w:del w:id="763" w:author="David Levinson" w:date="2006-06-30T07:28:00Z">
              <w:r>
                <w:rPr/>
                <w:delText>0</w:delText>
              </w:r>
            </w:del>
          </w:p>
        </w:tc>
        <w:tc>
          <w:tcPr>
            <w:tcW w:w="996" w:type="dxa"/>
            <w:tcBorders>
              <w:top w:val="single" w:sz="6" w:space="0" w:color="008000"/>
            </w:tcBorders>
          </w:tcPr>
          <w:p>
            <w:pPr>
              <w:pStyle w:val="Normal"/>
              <w:spacing w:lineRule="auto" w:line="480"/>
              <w:jc w:val="center"/>
              <w:rPr/>
            </w:pPr>
            <w:del w:id="764" w:author="David Levinson" w:date="2006-06-30T07:28:00Z">
              <w:r>
                <w:rPr/>
                <w:delText>0</w:delText>
              </w:r>
            </w:del>
          </w:p>
        </w:tc>
        <w:tc>
          <w:tcPr>
            <w:tcW w:w="1296" w:type="dxa"/>
            <w:tcBorders>
              <w:top w:val="single" w:sz="6" w:space="0" w:color="008000"/>
            </w:tcBorders>
          </w:tcPr>
          <w:p>
            <w:pPr>
              <w:pStyle w:val="Normal"/>
              <w:spacing w:lineRule="auto" w:line="480"/>
              <w:jc w:val="center"/>
              <w:rPr/>
            </w:pPr>
            <w:del w:id="765" w:author="David Levinson" w:date="2006-06-30T07:28:00Z">
              <w:r>
                <w:rPr/>
                <w:delText>……</w:delText>
              </w:r>
            </w:del>
          </w:p>
        </w:tc>
        <w:tc>
          <w:tcPr>
            <w:tcW w:w="830" w:type="dxa"/>
            <w:tcBorders>
              <w:top w:val="single" w:sz="6" w:space="0" w:color="008000"/>
            </w:tcBorders>
          </w:tcPr>
          <w:p>
            <w:pPr>
              <w:pStyle w:val="Normal"/>
              <w:spacing w:lineRule="auto" w:line="480"/>
              <w:jc w:val="center"/>
              <w:rPr/>
            </w:pPr>
            <w:del w:id="766" w:author="David Levinson" w:date="2006-06-30T07:28:00Z">
              <w:r>
                <w:rPr/>
                <w:delText>0</w:delText>
              </w:r>
            </w:del>
          </w:p>
        </w:tc>
        <w:tc>
          <w:tcPr>
            <w:tcW w:w="590" w:type="dxa"/>
            <w:tcBorders>
              <w:top w:val="single" w:sz="6" w:space="0" w:color="008000"/>
            </w:tcBorders>
          </w:tcPr>
          <w:p>
            <w:pPr>
              <w:pStyle w:val="Normal"/>
              <w:spacing w:lineRule="auto" w:line="480"/>
              <w:jc w:val="center"/>
              <w:rPr/>
            </w:pPr>
            <w:del w:id="767" w:author="David Levinson" w:date="2006-06-30T07:28:00Z">
              <w:r>
                <w:rPr/>
                <w:delText>0</w:delText>
              </w:r>
            </w:del>
          </w:p>
        </w:tc>
      </w:tr>
      <w:tr>
        <w:trPr/>
        <w:tc>
          <w:tcPr>
            <w:tcW w:w="876" w:type="dxa"/>
            <w:tcBorders/>
          </w:tcPr>
          <w:p>
            <w:pPr>
              <w:pStyle w:val="Normal"/>
              <w:spacing w:lineRule="auto" w:line="480"/>
              <w:jc w:val="center"/>
              <w:rPr/>
            </w:pPr>
            <w:del w:id="768" w:author="David Levinson" w:date="2006-06-30T07:28:00Z">
              <w:r>
                <w:rPr/>
                <w:delText>N-1</w:delText>
              </w:r>
            </w:del>
          </w:p>
        </w:tc>
        <w:tc>
          <w:tcPr>
            <w:tcW w:w="752" w:type="dxa"/>
            <w:tcBorders/>
          </w:tcPr>
          <w:p>
            <w:pPr>
              <w:pStyle w:val="Normal"/>
              <w:spacing w:lineRule="auto" w:line="480"/>
              <w:jc w:val="center"/>
              <w:rPr/>
            </w:pPr>
            <w:del w:id="769" w:author="David Levinson" w:date="2006-06-30T07:28:00Z">
              <w:r>
                <w:rPr/>
                <w:delText>1</w:delText>
              </w:r>
            </w:del>
          </w:p>
        </w:tc>
        <w:tc>
          <w:tcPr>
            <w:tcW w:w="996" w:type="dxa"/>
            <w:tcBorders/>
          </w:tcPr>
          <w:p>
            <w:pPr>
              <w:pStyle w:val="Normal"/>
              <w:spacing w:lineRule="auto" w:line="480"/>
              <w:jc w:val="center"/>
              <w:rPr/>
            </w:pPr>
            <w:del w:id="770" w:author="David Levinson" w:date="2006-06-30T07:28:00Z">
              <w:r>
                <w:rPr/>
                <w:delText>0</w:delText>
              </w:r>
            </w:del>
          </w:p>
        </w:tc>
        <w:tc>
          <w:tcPr>
            <w:tcW w:w="1296" w:type="dxa"/>
            <w:tcBorders/>
          </w:tcPr>
          <w:p>
            <w:pPr>
              <w:pStyle w:val="Normal"/>
              <w:spacing w:lineRule="auto" w:line="480"/>
              <w:jc w:val="center"/>
              <w:rPr/>
            </w:pPr>
            <w:del w:id="771" w:author="David Levinson" w:date="2006-06-30T07:28:00Z">
              <w:r>
                <w:rPr/>
                <w:delText>……</w:delText>
              </w:r>
            </w:del>
          </w:p>
        </w:tc>
        <w:tc>
          <w:tcPr>
            <w:tcW w:w="830" w:type="dxa"/>
            <w:tcBorders/>
          </w:tcPr>
          <w:p>
            <w:pPr>
              <w:pStyle w:val="Normal"/>
              <w:spacing w:lineRule="auto" w:line="480"/>
              <w:jc w:val="center"/>
              <w:rPr/>
            </w:pPr>
            <w:del w:id="772" w:author="David Levinson" w:date="2006-06-30T07:28:00Z">
              <w:r>
                <w:rPr/>
                <w:delText>0</w:delText>
              </w:r>
            </w:del>
          </w:p>
        </w:tc>
        <w:tc>
          <w:tcPr>
            <w:tcW w:w="590" w:type="dxa"/>
            <w:tcBorders/>
          </w:tcPr>
          <w:p>
            <w:pPr>
              <w:pStyle w:val="Normal"/>
              <w:spacing w:lineRule="auto" w:line="480"/>
              <w:jc w:val="center"/>
              <w:rPr/>
            </w:pPr>
            <w:del w:id="773" w:author="David Levinson" w:date="2006-06-30T07:28:00Z">
              <w:r>
                <w:rPr/>
                <w:delText>0</w:delText>
              </w:r>
            </w:del>
          </w:p>
        </w:tc>
      </w:tr>
      <w:tr>
        <w:trPr/>
        <w:tc>
          <w:tcPr>
            <w:tcW w:w="876" w:type="dxa"/>
            <w:tcBorders/>
          </w:tcPr>
          <w:p>
            <w:pPr>
              <w:pStyle w:val="Normal"/>
              <w:snapToGrid w:val="false"/>
              <w:spacing w:lineRule="auto" w:line="480"/>
              <w:jc w:val="center"/>
              <w:rPr/>
            </w:pPr>
            <w:r>
              <w:rPr/>
            </w:r>
          </w:p>
        </w:tc>
        <w:tc>
          <w:tcPr>
            <w:tcW w:w="752" w:type="dxa"/>
            <w:tcBorders/>
          </w:tcPr>
          <w:p>
            <w:pPr>
              <w:pStyle w:val="Normal"/>
              <w:snapToGrid w:val="false"/>
              <w:spacing w:lineRule="auto" w:line="480"/>
              <w:jc w:val="center"/>
              <w:rPr/>
            </w:pPr>
            <w:r>
              <w:rPr/>
            </w:r>
          </w:p>
        </w:tc>
        <w:tc>
          <w:tcPr>
            <w:tcW w:w="996" w:type="dxa"/>
            <w:tcBorders/>
          </w:tcPr>
          <w:p>
            <w:pPr>
              <w:pStyle w:val="Normal"/>
              <w:snapToGrid w:val="false"/>
              <w:spacing w:lineRule="auto" w:line="480"/>
              <w:jc w:val="center"/>
              <w:rPr/>
            </w:pPr>
            <w:r>
              <w:rPr/>
            </w:r>
          </w:p>
        </w:tc>
        <w:tc>
          <w:tcPr>
            <w:tcW w:w="1296" w:type="dxa"/>
            <w:tcBorders/>
          </w:tcPr>
          <w:p>
            <w:pPr>
              <w:pStyle w:val="Normal"/>
              <w:spacing w:lineRule="auto" w:line="480"/>
              <w:jc w:val="center"/>
              <w:rPr/>
            </w:pPr>
            <w:del w:id="774" w:author="David Levinson" w:date="2006-06-30T07:28:00Z">
              <w:r>
                <w:rPr/>
                <w:delText>……</w:delText>
              </w:r>
            </w:del>
          </w:p>
        </w:tc>
        <w:tc>
          <w:tcPr>
            <w:tcW w:w="830" w:type="dxa"/>
            <w:tcBorders/>
          </w:tcPr>
          <w:p>
            <w:pPr>
              <w:pStyle w:val="Normal"/>
              <w:snapToGrid w:val="false"/>
              <w:spacing w:lineRule="auto" w:line="480"/>
              <w:jc w:val="center"/>
              <w:rPr/>
            </w:pPr>
            <w:r>
              <w:rPr/>
            </w:r>
          </w:p>
        </w:tc>
        <w:tc>
          <w:tcPr>
            <w:tcW w:w="590" w:type="dxa"/>
            <w:tcBorders/>
          </w:tcPr>
          <w:p>
            <w:pPr>
              <w:pStyle w:val="Normal"/>
              <w:snapToGrid w:val="false"/>
              <w:spacing w:lineRule="auto" w:line="480"/>
              <w:jc w:val="center"/>
              <w:rPr/>
            </w:pPr>
            <w:r>
              <w:rPr/>
            </w:r>
          </w:p>
        </w:tc>
      </w:tr>
      <w:tr>
        <w:trPr/>
        <w:tc>
          <w:tcPr>
            <w:tcW w:w="876" w:type="dxa"/>
            <w:tcBorders/>
          </w:tcPr>
          <w:p>
            <w:pPr>
              <w:pStyle w:val="Normal"/>
              <w:spacing w:lineRule="auto" w:line="480"/>
              <w:jc w:val="center"/>
              <w:rPr/>
            </w:pPr>
            <w:del w:id="775" w:author="David Levinson" w:date="2006-06-30T07:28:00Z">
              <w:r>
                <w:rPr/>
                <w:delText>1</w:delText>
              </w:r>
            </w:del>
          </w:p>
        </w:tc>
        <w:tc>
          <w:tcPr>
            <w:tcW w:w="752" w:type="dxa"/>
            <w:tcBorders/>
          </w:tcPr>
          <w:p>
            <w:pPr>
              <w:pStyle w:val="Normal"/>
              <w:spacing w:lineRule="auto" w:line="480"/>
              <w:jc w:val="center"/>
              <w:rPr/>
            </w:pPr>
            <w:del w:id="776" w:author="David Levinson" w:date="2006-06-30T07:28:00Z">
              <w:r>
                <w:rPr/>
                <w:delText>1</w:delText>
              </w:r>
            </w:del>
          </w:p>
        </w:tc>
        <w:tc>
          <w:tcPr>
            <w:tcW w:w="996" w:type="dxa"/>
            <w:tcBorders/>
          </w:tcPr>
          <w:p>
            <w:pPr>
              <w:pStyle w:val="Normal"/>
              <w:spacing w:lineRule="auto" w:line="480"/>
              <w:jc w:val="center"/>
              <w:rPr/>
            </w:pPr>
            <w:del w:id="777" w:author="David Levinson" w:date="2006-06-30T07:28:00Z">
              <w:r>
                <w:rPr/>
                <w:delText>1</w:delText>
              </w:r>
            </w:del>
          </w:p>
        </w:tc>
        <w:tc>
          <w:tcPr>
            <w:tcW w:w="1296" w:type="dxa"/>
            <w:tcBorders/>
          </w:tcPr>
          <w:p>
            <w:pPr>
              <w:pStyle w:val="Normal"/>
              <w:spacing w:lineRule="auto" w:line="480"/>
              <w:jc w:val="center"/>
              <w:rPr/>
            </w:pPr>
            <w:del w:id="778" w:author="David Levinson" w:date="2006-06-30T07:28:00Z">
              <w:r>
                <w:rPr/>
                <w:delText>……</w:delText>
              </w:r>
            </w:del>
          </w:p>
        </w:tc>
        <w:tc>
          <w:tcPr>
            <w:tcW w:w="830" w:type="dxa"/>
            <w:tcBorders/>
          </w:tcPr>
          <w:p>
            <w:pPr>
              <w:pStyle w:val="Normal"/>
              <w:spacing w:lineRule="auto" w:line="480"/>
              <w:jc w:val="center"/>
              <w:rPr/>
            </w:pPr>
            <w:del w:id="779" w:author="David Levinson" w:date="2006-06-30T07:28:00Z">
              <w:r>
                <w:rPr/>
                <w:delText>1</w:delText>
              </w:r>
            </w:del>
          </w:p>
        </w:tc>
        <w:tc>
          <w:tcPr>
            <w:tcW w:w="590" w:type="dxa"/>
            <w:tcBorders/>
          </w:tcPr>
          <w:p>
            <w:pPr>
              <w:pStyle w:val="Normal"/>
              <w:spacing w:lineRule="auto" w:line="480"/>
              <w:jc w:val="center"/>
              <w:rPr/>
            </w:pPr>
            <w:del w:id="780" w:author="David Levinson" w:date="2006-06-30T07:28:00Z">
              <w:r>
                <w:rPr/>
                <w:delText>1</w:delText>
              </w:r>
            </w:del>
          </w:p>
        </w:tc>
      </w:tr>
      <w:tr>
        <w:trPr/>
        <w:tc>
          <w:tcPr>
            <w:tcW w:w="876" w:type="dxa"/>
            <w:tcBorders/>
          </w:tcPr>
          <w:p>
            <w:pPr>
              <w:pStyle w:val="Normal"/>
              <w:snapToGrid w:val="false"/>
              <w:spacing w:lineRule="auto" w:line="480"/>
              <w:jc w:val="center"/>
              <w:rPr/>
            </w:pPr>
            <w:r>
              <w:rPr/>
            </w:r>
          </w:p>
        </w:tc>
        <w:tc>
          <w:tcPr>
            <w:tcW w:w="752" w:type="dxa"/>
            <w:tcBorders/>
          </w:tcPr>
          <w:p>
            <w:pPr>
              <w:pStyle w:val="Normal"/>
              <w:snapToGrid w:val="false"/>
              <w:spacing w:lineRule="auto" w:line="480"/>
              <w:jc w:val="center"/>
              <w:rPr/>
            </w:pPr>
            <w:r>
              <w:rPr/>
            </w:r>
          </w:p>
        </w:tc>
        <w:tc>
          <w:tcPr>
            <w:tcW w:w="996" w:type="dxa"/>
            <w:tcBorders/>
          </w:tcPr>
          <w:p>
            <w:pPr>
              <w:pStyle w:val="Normal"/>
              <w:snapToGrid w:val="false"/>
              <w:spacing w:lineRule="auto" w:line="480"/>
              <w:jc w:val="center"/>
              <w:rPr/>
            </w:pPr>
            <w:r>
              <w:rPr/>
            </w:r>
          </w:p>
        </w:tc>
        <w:tc>
          <w:tcPr>
            <w:tcW w:w="1296" w:type="dxa"/>
            <w:tcBorders/>
          </w:tcPr>
          <w:p>
            <w:pPr>
              <w:pStyle w:val="Normal"/>
              <w:spacing w:lineRule="auto" w:line="480"/>
              <w:jc w:val="center"/>
              <w:rPr/>
            </w:pPr>
            <w:del w:id="781" w:author="David Levinson" w:date="2006-06-30T07:28:00Z">
              <w:r>
                <w:rPr/>
                <w:delText>……</w:delText>
              </w:r>
            </w:del>
          </w:p>
        </w:tc>
        <w:tc>
          <w:tcPr>
            <w:tcW w:w="830" w:type="dxa"/>
            <w:tcBorders/>
          </w:tcPr>
          <w:p>
            <w:pPr>
              <w:pStyle w:val="Normal"/>
              <w:snapToGrid w:val="false"/>
              <w:spacing w:lineRule="auto" w:line="480"/>
              <w:jc w:val="center"/>
              <w:rPr/>
            </w:pPr>
            <w:r>
              <w:rPr/>
            </w:r>
          </w:p>
        </w:tc>
        <w:tc>
          <w:tcPr>
            <w:tcW w:w="590" w:type="dxa"/>
            <w:tcBorders/>
          </w:tcPr>
          <w:p>
            <w:pPr>
              <w:pStyle w:val="Normal"/>
              <w:snapToGrid w:val="false"/>
              <w:spacing w:lineRule="auto" w:line="480"/>
              <w:jc w:val="center"/>
              <w:rPr/>
            </w:pPr>
            <w:r>
              <w:rPr/>
            </w:r>
          </w:p>
        </w:tc>
      </w:tr>
      <w:tr>
        <w:trPr/>
        <w:tc>
          <w:tcPr>
            <w:tcW w:w="876" w:type="dxa"/>
            <w:tcBorders/>
          </w:tcPr>
          <w:p>
            <w:pPr>
              <w:pStyle w:val="Normal"/>
              <w:spacing w:lineRule="auto" w:line="480"/>
              <w:jc w:val="center"/>
              <w:rPr/>
            </w:pPr>
            <w:del w:id="782" w:author="David Levinson" w:date="2006-06-30T07:28:00Z">
              <w:r>
                <w:rPr/>
                <w:delText>0</w:delText>
              </w:r>
            </w:del>
          </w:p>
        </w:tc>
        <w:tc>
          <w:tcPr>
            <w:tcW w:w="752" w:type="dxa"/>
            <w:tcBorders/>
          </w:tcPr>
          <w:p>
            <w:pPr>
              <w:pStyle w:val="Normal"/>
              <w:spacing w:lineRule="auto" w:line="480"/>
              <w:jc w:val="center"/>
              <w:rPr/>
            </w:pPr>
            <w:del w:id="783" w:author="David Levinson" w:date="2006-06-30T07:28:00Z">
              <w:r>
                <w:rPr/>
                <w:delText>0</w:delText>
              </w:r>
            </w:del>
          </w:p>
        </w:tc>
        <w:tc>
          <w:tcPr>
            <w:tcW w:w="996" w:type="dxa"/>
            <w:tcBorders/>
          </w:tcPr>
          <w:p>
            <w:pPr>
              <w:pStyle w:val="Normal"/>
              <w:spacing w:lineRule="auto" w:line="480"/>
              <w:jc w:val="center"/>
              <w:rPr/>
            </w:pPr>
            <w:del w:id="784" w:author="David Levinson" w:date="2006-06-30T07:28:00Z">
              <w:r>
                <w:rPr/>
                <w:delText>0</w:delText>
              </w:r>
            </w:del>
          </w:p>
        </w:tc>
        <w:tc>
          <w:tcPr>
            <w:tcW w:w="1296" w:type="dxa"/>
            <w:tcBorders/>
          </w:tcPr>
          <w:p>
            <w:pPr>
              <w:pStyle w:val="Normal"/>
              <w:spacing w:lineRule="auto" w:line="480"/>
              <w:jc w:val="center"/>
              <w:rPr/>
            </w:pPr>
            <w:del w:id="785" w:author="David Levinson" w:date="2006-06-30T07:28:00Z">
              <w:r>
                <w:rPr/>
                <w:delText>……</w:delText>
              </w:r>
            </w:del>
          </w:p>
        </w:tc>
        <w:tc>
          <w:tcPr>
            <w:tcW w:w="830" w:type="dxa"/>
            <w:tcBorders/>
          </w:tcPr>
          <w:p>
            <w:pPr>
              <w:pStyle w:val="Normal"/>
              <w:spacing w:lineRule="auto" w:line="480"/>
              <w:jc w:val="center"/>
              <w:rPr/>
            </w:pPr>
            <w:del w:id="786" w:author="David Levinson" w:date="2006-06-30T07:28:00Z">
              <w:r>
                <w:rPr/>
                <w:delText>1</w:delText>
              </w:r>
            </w:del>
          </w:p>
        </w:tc>
        <w:tc>
          <w:tcPr>
            <w:tcW w:w="590" w:type="dxa"/>
            <w:tcBorders/>
          </w:tcPr>
          <w:p>
            <w:pPr>
              <w:pStyle w:val="Normal"/>
              <w:spacing w:lineRule="auto" w:line="480"/>
              <w:jc w:val="center"/>
              <w:rPr/>
            </w:pPr>
            <w:del w:id="787" w:author="David Levinson" w:date="2006-06-30T07:28:00Z">
              <w:r>
                <w:rPr/>
                <w:delText>N-1</w:delText>
              </w:r>
            </w:del>
          </w:p>
        </w:tc>
      </w:tr>
      <w:tr>
        <w:trPr/>
        <w:tc>
          <w:tcPr>
            <w:tcW w:w="876" w:type="dxa"/>
            <w:tcBorders>
              <w:bottom w:val="single" w:sz="12" w:space="0" w:color="008000"/>
            </w:tcBorders>
          </w:tcPr>
          <w:p>
            <w:pPr>
              <w:pStyle w:val="Normal"/>
              <w:spacing w:lineRule="auto" w:line="480"/>
              <w:jc w:val="center"/>
              <w:rPr/>
            </w:pPr>
            <w:del w:id="788" w:author="David Levinson" w:date="2006-06-30T07:28:00Z">
              <w:r>
                <w:rPr/>
                <w:delText>0</w:delText>
              </w:r>
            </w:del>
          </w:p>
        </w:tc>
        <w:tc>
          <w:tcPr>
            <w:tcW w:w="752" w:type="dxa"/>
            <w:tcBorders>
              <w:bottom w:val="single" w:sz="12" w:space="0" w:color="008000"/>
            </w:tcBorders>
          </w:tcPr>
          <w:p>
            <w:pPr>
              <w:pStyle w:val="Normal"/>
              <w:spacing w:lineRule="auto" w:line="480"/>
              <w:jc w:val="center"/>
              <w:rPr/>
            </w:pPr>
            <w:del w:id="789" w:author="David Levinson" w:date="2006-06-30T07:28:00Z">
              <w:r>
                <w:rPr/>
                <w:delText>0</w:delText>
              </w:r>
            </w:del>
          </w:p>
        </w:tc>
        <w:tc>
          <w:tcPr>
            <w:tcW w:w="996" w:type="dxa"/>
            <w:tcBorders>
              <w:bottom w:val="single" w:sz="12" w:space="0" w:color="008000"/>
            </w:tcBorders>
          </w:tcPr>
          <w:p>
            <w:pPr>
              <w:pStyle w:val="Normal"/>
              <w:spacing w:lineRule="auto" w:line="480"/>
              <w:jc w:val="center"/>
              <w:rPr/>
            </w:pPr>
            <w:del w:id="790" w:author="David Levinson" w:date="2006-06-30T07:28:00Z">
              <w:r>
                <w:rPr/>
                <w:delText>0</w:delText>
              </w:r>
            </w:del>
          </w:p>
        </w:tc>
        <w:tc>
          <w:tcPr>
            <w:tcW w:w="1296" w:type="dxa"/>
            <w:tcBorders>
              <w:bottom w:val="single" w:sz="12" w:space="0" w:color="008000"/>
            </w:tcBorders>
          </w:tcPr>
          <w:p>
            <w:pPr>
              <w:pStyle w:val="Normal"/>
              <w:spacing w:lineRule="auto" w:line="480"/>
              <w:jc w:val="center"/>
              <w:rPr/>
            </w:pPr>
            <w:del w:id="791" w:author="David Levinson" w:date="2006-06-30T07:28:00Z">
              <w:r>
                <w:rPr/>
                <w:delText>……</w:delText>
              </w:r>
            </w:del>
          </w:p>
        </w:tc>
        <w:tc>
          <w:tcPr>
            <w:tcW w:w="830" w:type="dxa"/>
            <w:tcBorders>
              <w:bottom w:val="single" w:sz="12" w:space="0" w:color="008000"/>
            </w:tcBorders>
          </w:tcPr>
          <w:p>
            <w:pPr>
              <w:pStyle w:val="Normal"/>
              <w:spacing w:lineRule="auto" w:line="480"/>
              <w:jc w:val="center"/>
              <w:rPr/>
            </w:pPr>
            <w:del w:id="792" w:author="David Levinson" w:date="2006-06-30T07:28:00Z">
              <w:r>
                <w:rPr/>
                <w:delText>0</w:delText>
              </w:r>
            </w:del>
          </w:p>
        </w:tc>
        <w:tc>
          <w:tcPr>
            <w:tcW w:w="590" w:type="dxa"/>
            <w:tcBorders>
              <w:bottom w:val="single" w:sz="12" w:space="0" w:color="008000"/>
            </w:tcBorders>
          </w:tcPr>
          <w:p>
            <w:pPr>
              <w:pStyle w:val="Normal"/>
              <w:spacing w:lineRule="auto" w:line="480"/>
              <w:jc w:val="center"/>
              <w:rPr/>
            </w:pPr>
            <w:del w:id="793" w:author="David Levinson" w:date="2006-06-30T07:28:00Z">
              <w:r>
                <w:rPr/>
                <w:delText>N</w:delText>
              </w:r>
            </w:del>
          </w:p>
        </w:tc>
      </w:tr>
    </w:tbl>
    <w:p>
      <w:pPr>
        <w:pStyle w:val="Normal"/>
        <w:spacing w:lineRule="auto" w:line="480"/>
        <w:jc w:val="both"/>
        <w:rPr/>
      </w:pPr>
      <w:r>
        <w:rPr/>
      </w:r>
    </w:p>
    <w:p>
      <w:pPr>
        <w:pStyle w:val="Normal"/>
        <w:spacing w:lineRule="auto" w:line="480"/>
        <w:jc w:val="both"/>
        <w:rPr/>
        <w:sectPr>
          <w:headerReference w:type="default" r:id="rId12"/>
          <w:headerReference w:type="first" r:id="rId13"/>
          <w:footerReference w:type="default" r:id="rId14"/>
          <w:footerReference w:type="first" r:id="rId15"/>
          <w:type w:val="nextPage"/>
          <w:pgSz w:w="12240" w:h="15840"/>
          <w:pgMar w:left="1440" w:right="1469" w:gutter="0" w:header="709" w:top="1418" w:footer="709" w:bottom="1418"/>
          <w:pgNumType w:fmt="decimal"/>
          <w:formProt w:val="false"/>
          <w:textDirection w:val="lrTb"/>
          <w:docGrid w:type="default" w:linePitch="360" w:charSpace="0"/>
        </w:sectPr>
      </w:pPr>
      <w:r>
        <w:rPr/>
        <w:t>The integers {1, …, N} denote the number of players arriving in that time slot; 0 denotes no player arriving in that time slot.</w:t>
      </w:r>
    </w:p>
    <w:p>
      <w:pPr>
        <w:pStyle w:val="Normal"/>
        <w:spacing w:lineRule="auto" w:line="480"/>
        <w:jc w:val="center"/>
        <w:rPr>
          <w:del w:id="796" w:author="David Levinson" w:date="2006-06-30T07:28:00Z"/>
          <w:b/>
        </w:rPr>
      </w:pPr>
      <w:del w:id="794" w:author="David Levinson" w:date="2006-06-30T07:28:00Z">
        <w:r>
          <mc:AlternateContent>
            <mc:Choice Requires="wps">
              <w:drawing>
                <wp:anchor distT="0" distB="0" distL="114935" distR="114935" simplePos="0" relativeHeight="3" behindDoc="0" locked="0" layoutInCell="1" allowOverlap="1">
                  <wp:simplePos x="0" y="0"/>
                  <wp:positionH relativeFrom="column">
                    <wp:posOffset>3505200</wp:posOffset>
                  </wp:positionH>
                  <wp:positionV relativeFrom="paragraph">
                    <wp:posOffset>228600</wp:posOffset>
                  </wp:positionV>
                  <wp:extent cx="0" cy="2628900"/>
                  <wp:effectExtent l="9525" t="0" r="9525" b="0"/>
                  <wp:wrapNone/>
                  <wp:docPr id="1" name=""/>
                  <a:graphic xmlns:a="http://schemas.openxmlformats.org/drawingml/2006/main">
                    <a:graphicData uri="http://schemas.microsoft.com/office/word/2010/wordprocessingShape">
                      <wps:wsp>
                        <wps:cNvSpPr/>
                        <wps:spPr>
                          <a:xfrm>
                            <a:off x="0" y="0"/>
                            <a:ext cx="0" cy="2629080"/>
                          </a:xfrm>
                          <a:prstGeom prst="line">
                            <a:avLst/>
                          </a:prstGeom>
                          <a:ln w="19080">
                            <a:solidFill>
                              <a:srgbClr val="339966"/>
                            </a:solidFill>
                            <a:miter/>
                          </a:ln>
                        </wps:spPr>
                        <wps:style>
                          <a:lnRef idx="0"/>
                          <a:fillRef idx="0"/>
                          <a:effectRef idx="0"/>
                          <a:fontRef idx="minor"/>
                        </wps:style>
                        <wps:bodyPr/>
                      </wps:wsp>
                    </a:graphicData>
                  </a:graphic>
                </wp:anchor>
              </w:drawing>
            </mc:Choice>
            <mc:Fallback>
              <w:pict>
                <v:line id="shape_0" from="276pt,18pt" to="276pt,224.95pt" stroked="t" o:allowincell="f" style="position:absolute">
                  <v:stroke color="#339966" weight="19080" joinstyle="miter" endcap="flat"/>
                  <v:fill o:detectmouseclick="t" on="false"/>
                  <w10:wrap type="none"/>
                </v:line>
              </w:pict>
            </mc:Fallback>
          </mc:AlternateContent>
        </w:r>
      </w:del>
      <w:del w:id="795" w:author="David Levinson" w:date="2006-06-30T07:28:00Z">
        <w:r>
          <w:rPr>
            <w:b/>
          </w:rPr>
          <w:delText>TABLE 2 Example of Arrival Patterns N=6</w:delText>
        </w:r>
      </w:del>
    </w:p>
    <w:p>
      <w:pPr>
        <w:pStyle w:val="Normal"/>
        <w:pBdr>
          <w:bottom w:val="single" w:sz="12" w:space="0" w:color="000000"/>
        </w:pBdr>
        <w:spacing w:lineRule="auto" w:line="480"/>
        <w:jc w:val="both"/>
        <w:rPr>
          <w:del w:id="820" w:author="David Levinson" w:date="2006-06-30T07:28:00Z"/>
        </w:rPr>
      </w:pPr>
      <w:del w:id="797" w:author="David Levinson" w:date="2006-06-30T07:28:00Z">
        <w:r>
          <w:rPr>
            <w:b/>
            <w:i/>
          </w:rPr>
          <w:delText xml:space="preserve">  </w:delText>
        </w:r>
      </w:del>
      <w:del w:id="798" w:author="David Levinson" w:date="2006-06-30T07:28:00Z">
        <w:r>
          <w:rPr>
            <w:b/>
            <w:i/>
          </w:rPr>
          <w:tab/>
          <w:delText>e</w:delText>
        </w:r>
      </w:del>
      <w:del w:id="799" w:author="David Levinson" w:date="2006-06-30T07:28:00Z">
        <w:r>
          <w:rPr>
            <w:b/>
            <w:vertAlign w:val="subscript"/>
          </w:rPr>
          <w:delText>5</w:delText>
        </w:r>
      </w:del>
      <w:del w:id="800" w:author="David Levinson" w:date="2006-06-30T07:28:00Z">
        <w:r>
          <w:rPr>
            <w:b/>
            <w:i/>
          </w:rPr>
          <w:tab/>
          <w:delText>e</w:delText>
        </w:r>
      </w:del>
      <w:del w:id="801" w:author="David Levinson" w:date="2006-06-30T07:28:00Z">
        <w:r>
          <w:rPr>
            <w:b/>
            <w:i/>
            <w:vertAlign w:val="subscript"/>
          </w:rPr>
          <w:delText>4</w:delText>
        </w:r>
      </w:del>
      <w:del w:id="802" w:author="David Levinson" w:date="2006-06-30T07:28:00Z">
        <w:r>
          <w:rPr>
            <w:b/>
            <w:i/>
          </w:rPr>
          <w:tab/>
          <w:delText>e</w:delText>
        </w:r>
      </w:del>
      <w:del w:id="803" w:author="David Levinson" w:date="2006-06-30T07:28:00Z">
        <w:r>
          <w:rPr>
            <w:b/>
            <w:i/>
            <w:vertAlign w:val="subscript"/>
          </w:rPr>
          <w:delText>3</w:delText>
        </w:r>
      </w:del>
      <w:del w:id="804" w:author="David Levinson" w:date="2006-06-30T07:28:00Z">
        <w:r>
          <w:rPr>
            <w:b/>
            <w:i/>
          </w:rPr>
          <w:tab/>
          <w:delText>e</w:delText>
        </w:r>
      </w:del>
      <w:del w:id="805" w:author="David Levinson" w:date="2006-06-30T07:28:00Z">
        <w:r>
          <w:rPr>
            <w:b/>
            <w:i/>
            <w:vertAlign w:val="subscript"/>
          </w:rPr>
          <w:delText>2</w:delText>
        </w:r>
      </w:del>
      <w:del w:id="806" w:author="David Levinson" w:date="2006-06-30T07:28:00Z">
        <w:r>
          <w:rPr>
            <w:b/>
            <w:i/>
          </w:rPr>
          <w:tab/>
          <w:delText>e</w:delText>
        </w:r>
      </w:del>
      <w:del w:id="807" w:author="David Levinson" w:date="2006-06-30T07:28:00Z">
        <w:r>
          <w:rPr>
            <w:b/>
            <w:i/>
            <w:vertAlign w:val="subscript"/>
          </w:rPr>
          <w:delText>1</w:delText>
        </w:r>
      </w:del>
      <w:del w:id="808" w:author="David Levinson" w:date="2006-06-30T07:28:00Z">
        <w:r>
          <w:rPr>
            <w:b/>
            <w:i/>
          </w:rPr>
          <w:tab/>
          <w:delText>o</w:delText>
        </w:r>
      </w:del>
      <w:del w:id="809" w:author="David Levinson" w:date="2006-06-30T07:28:00Z">
        <w:r>
          <w:rPr/>
          <w:tab/>
        </w:r>
      </w:del>
      <w:del w:id="810" w:author="David Levinson" w:date="2006-06-30T07:28:00Z">
        <w:r>
          <w:rPr>
            <w:b/>
            <w:i/>
          </w:rPr>
          <w:delText>l</w:delText>
          <w:tab/>
          <w:delText>l</w:delText>
        </w:r>
      </w:del>
      <w:del w:id="811" w:author="David Levinson" w:date="2006-06-30T07:28:00Z">
        <w:r>
          <w:rPr>
            <w:b/>
            <w:i/>
            <w:vertAlign w:val="subscript"/>
          </w:rPr>
          <w:delText>1</w:delText>
        </w:r>
      </w:del>
      <w:del w:id="812" w:author="David Levinson" w:date="2006-06-30T07:28:00Z">
        <w:r>
          <w:rPr>
            <w:b/>
            <w:i/>
          </w:rPr>
          <w:tab/>
          <w:delText>l</w:delText>
        </w:r>
      </w:del>
      <w:del w:id="813" w:author="David Levinson" w:date="2006-06-30T07:28:00Z">
        <w:r>
          <w:rPr>
            <w:b/>
            <w:i/>
            <w:vertAlign w:val="subscript"/>
          </w:rPr>
          <w:delText>2</w:delText>
        </w:r>
      </w:del>
      <w:del w:id="814" w:author="David Levinson" w:date="2006-06-30T07:28:00Z">
        <w:r>
          <w:rPr>
            <w:b/>
            <w:i/>
          </w:rPr>
          <w:tab/>
          <w:delText>l</w:delText>
        </w:r>
      </w:del>
      <w:del w:id="815" w:author="David Levinson" w:date="2006-06-30T07:28:00Z">
        <w:r>
          <w:rPr>
            <w:b/>
            <w:i/>
            <w:vertAlign w:val="subscript"/>
          </w:rPr>
          <w:delText>3</w:delText>
        </w:r>
      </w:del>
      <w:del w:id="816" w:author="David Levinson" w:date="2006-06-30T07:28:00Z">
        <w:r>
          <w:rPr>
            <w:b/>
            <w:i/>
          </w:rPr>
          <w:tab/>
          <w:delText>l</w:delText>
        </w:r>
      </w:del>
      <w:del w:id="817" w:author="David Levinson" w:date="2006-06-30T07:28:00Z">
        <w:r>
          <w:rPr>
            <w:b/>
            <w:i/>
            <w:vertAlign w:val="subscript"/>
          </w:rPr>
          <w:delText>4</w:delText>
        </w:r>
      </w:del>
      <w:del w:id="818" w:author="David Levinson" w:date="2006-06-30T07:28:00Z">
        <w:r>
          <w:rPr>
            <w:b/>
            <w:i/>
          </w:rPr>
          <w:tab/>
          <w:delText>l</w:delText>
        </w:r>
      </w:del>
      <w:del w:id="819" w:author="David Levinson" w:date="2006-06-30T07:28:00Z">
        <w:r>
          <w:rPr>
            <w:b/>
            <w:i/>
            <w:vertAlign w:val="subscript"/>
          </w:rPr>
          <w:delText>5</w:delText>
        </w:r>
      </w:del>
    </w:p>
    <w:p>
      <w:pPr>
        <w:pStyle w:val="Normal"/>
        <w:spacing w:lineRule="auto" w:line="480"/>
        <w:ind w:firstLine="720" w:end="0"/>
        <w:jc w:val="both"/>
        <w:rPr>
          <w:del w:id="824" w:author="David Levinson" w:date="2006-06-30T07:28:00Z"/>
        </w:rPr>
      </w:pPr>
      <w:del w:id="821" w:author="David Levinson" w:date="2006-06-30T07:28:00Z">
        <w:r>
          <w:rPr/>
          <w:delText>n</w:delText>
        </w:r>
      </w:del>
      <w:del w:id="822" w:author="David Levinson" w:date="2006-06-30T07:28:00Z">
        <w:r>
          <w:rPr>
            <w:vertAlign w:val="subscript"/>
          </w:rPr>
          <w:delText>0</w:delText>
        </w:r>
      </w:del>
      <w:del w:id="823" w:author="David Levinson" w:date="2006-06-30T07:28:00Z">
        <w:r>
          <w:rPr/>
          <w:delText>=6/0</w:delText>
          <w:tab/>
          <w:tab/>
          <w:delText>…</w:delText>
          <w:tab/>
          <w:tab/>
          <w:delText>…</w:delText>
          <w:tab/>
          <w:delText>6/0     6/0</w:delText>
        </w:r>
      </w:del>
    </w:p>
    <w:p>
      <w:pPr>
        <w:pStyle w:val="Normal"/>
        <w:spacing w:lineRule="auto" w:line="480"/>
        <w:jc w:val="both"/>
        <w:rPr>
          <w:del w:id="829" w:author="David Levinson" w:date="2006-06-30T07:28:00Z"/>
        </w:rPr>
      </w:pPr>
      <w:del w:id="825" w:author="David Levinson" w:date="2006-06-30T07:28:00Z">
        <w:r>
          <w:rPr/>
          <w:tab/>
          <w:tab/>
          <w:delText xml:space="preserve">      n</w:delText>
        </w:r>
      </w:del>
      <w:del w:id="826" w:author="David Levinson" w:date="2006-06-30T07:28:00Z">
        <w:r>
          <w:rPr>
            <w:vertAlign w:val="subscript"/>
          </w:rPr>
          <w:delText>1</w:delText>
        </w:r>
      </w:del>
      <w:del w:id="827" w:author="David Levinson" w:date="2006-06-30T07:28:00Z">
        <w:r>
          <w:rPr/>
          <w:tab/>
          <w:delText xml:space="preserve">      n</w:delText>
        </w:r>
      </w:del>
      <w:del w:id="828" w:author="David Levinson" w:date="2006-06-30T07:28:00Z">
        <w:r>
          <w:rPr>
            <w:vertAlign w:val="subscript"/>
          </w:rPr>
          <w:delText>2</w:delText>
        </w:r>
      </w:del>
    </w:p>
    <w:p>
      <w:pPr>
        <w:pStyle w:val="Normal"/>
        <w:spacing w:lineRule="auto" w:line="480"/>
        <w:jc w:val="both"/>
        <w:rPr>
          <w:del w:id="836" w:author="David Levinson" w:date="2006-06-30T07:28:00Z"/>
        </w:rPr>
      </w:pPr>
      <w:del w:id="830" w:author="David Levinson" w:date="2006-06-30T07:28:00Z">
        <w:r>
          <w:rPr/>
          <w:tab/>
          <w:delText xml:space="preserve">      n</w:delText>
        </w:r>
      </w:del>
      <w:del w:id="831" w:author="David Levinson" w:date="2006-06-30T07:28:00Z">
        <w:r>
          <w:rPr>
            <w:vertAlign w:val="subscript"/>
          </w:rPr>
          <w:delText>1</w:delText>
        </w:r>
      </w:del>
      <w:del w:id="832" w:author="David Levinson" w:date="2006-06-30T07:28:00Z">
        <w:r>
          <w:rPr/>
          <w:tab/>
          <w:delText xml:space="preserve">      n</w:delText>
        </w:r>
      </w:del>
      <w:del w:id="833" w:author="David Levinson" w:date="2006-06-30T07:28:00Z">
        <w:r>
          <w:rPr>
            <w:vertAlign w:val="subscript"/>
          </w:rPr>
          <w:delText>2</w:delText>
        </w:r>
      </w:del>
      <w:del w:id="834" w:author="David Levinson" w:date="2006-06-30T07:28:00Z">
        <w:r>
          <w:rPr/>
          <w:tab/>
          <w:delText xml:space="preserve">      n</w:delText>
        </w:r>
      </w:del>
      <w:del w:id="835" w:author="David Levinson" w:date="2006-06-30T07:28:00Z">
        <w:r>
          <w:rPr>
            <w:vertAlign w:val="subscript"/>
          </w:rPr>
          <w:delText>3</w:delText>
        </w:r>
      </w:del>
    </w:p>
    <w:p>
      <w:pPr>
        <w:pStyle w:val="Normal"/>
        <w:spacing w:lineRule="auto" w:line="480"/>
        <w:jc w:val="both"/>
        <w:rPr>
          <w:del w:id="838" w:author="David Levinson" w:date="2006-06-30T07:28:00Z"/>
        </w:rPr>
      </w:pPr>
      <w:del w:id="837" w:author="David Levinson" w:date="2006-06-30T07:28:00Z">
        <w:r>
          <w:rPr/>
          <w:tab/>
          <w:tab/>
          <w:tab/>
          <w:delText>…</w:delText>
          <w:tab/>
          <w:tab/>
          <w:tab/>
          <w:delText>…</w:delText>
        </w:r>
      </w:del>
    </w:p>
    <w:p>
      <w:pPr>
        <w:pStyle w:val="Normal"/>
        <w:spacing w:lineRule="auto" w:line="480"/>
        <w:ind w:firstLine="720" w:start="1440" w:end="0"/>
        <w:jc w:val="both"/>
        <w:rPr>
          <w:del w:id="842" w:author="David Levinson" w:date="2006-06-30T07:28:00Z"/>
        </w:rPr>
      </w:pPr>
      <w:del w:id="839" w:author="David Levinson" w:date="2006-06-30T07:28:00Z">
        <w:r>
          <mc:AlternateContent>
            <mc:Choice Requires="wps">
              <w:drawing>
                <wp:anchor distT="0" distB="0" distL="114935" distR="114935" simplePos="0" relativeHeight="4" behindDoc="0" locked="0" layoutInCell="1" allowOverlap="1">
                  <wp:simplePos x="0" y="0"/>
                  <wp:positionH relativeFrom="column">
                    <wp:posOffset>0</wp:posOffset>
                  </wp:positionH>
                  <wp:positionV relativeFrom="paragraph">
                    <wp:posOffset>-1892935</wp:posOffset>
                  </wp:positionV>
                  <wp:extent cx="5943600" cy="0"/>
                  <wp:effectExtent l="0" t="9525" r="0" b="9525"/>
                  <wp:wrapNone/>
                  <wp:docPr id="2" name=""/>
                  <a:graphic xmlns:a="http://schemas.openxmlformats.org/drawingml/2006/main">
                    <a:graphicData uri="http://schemas.microsoft.com/office/word/2010/wordprocessingShape">
                      <wps:wsp>
                        <wps:cNvSpPr/>
                        <wps:spPr>
                          <a:xfrm>
                            <a:off x="0" y="0"/>
                            <a:ext cx="5943600" cy="0"/>
                          </a:xfrm>
                          <a:prstGeom prst="line">
                            <a:avLst/>
                          </a:prstGeom>
                          <a:ln w="19080">
                            <a:solidFill>
                              <a:srgbClr val="339966"/>
                            </a:solidFill>
                            <a:miter/>
                          </a:ln>
                        </wps:spPr>
                        <wps:style>
                          <a:lnRef idx="0"/>
                          <a:fillRef idx="0"/>
                          <a:effectRef idx="0"/>
                          <a:fontRef idx="minor"/>
                        </wps:style>
                        <wps:bodyPr/>
                      </wps:wsp>
                    </a:graphicData>
                  </a:graphic>
                </wp:anchor>
              </w:drawing>
            </mc:Choice>
            <mc:Fallback>
              <w:pict>
                <v:line id="shape_0" from="0pt,-149.05pt" to="467.95pt,-149.05pt" stroked="t" o:allowincell="f" style="position:absolute">
                  <v:stroke color="#339966" weight="19080" joinstyle="miter" endcap="flat"/>
                  <v:fill o:detectmouseclick="t" on="false"/>
                  <w10:wrap type="none"/>
                </v:line>
              </w:pict>
            </mc:Fallback>
          </mc:AlternateContent>
        </w:r>
      </w:del>
      <w:del w:id="840" w:author="David Levinson" w:date="2006-06-30T07:28:00Z">
        <w:r>
          <w:rPr/>
          <w:delText>…</w:delText>
        </w:r>
      </w:del>
      <w:del w:id="841" w:author="David Levinson" w:date="2006-06-30T07:28:00Z">
        <w:r>
          <w:rPr/>
          <w:tab/>
          <w:tab/>
          <w:tab/>
          <w:delText>…</w:delText>
        </w:r>
      </w:del>
    </w:p>
    <w:p>
      <w:pPr>
        <w:pStyle w:val="Normal"/>
        <w:spacing w:lineRule="auto" w:line="480"/>
        <w:jc w:val="both"/>
        <w:rPr>
          <w:del w:id="849" w:author="David Levinson" w:date="2006-06-30T07:28:00Z"/>
        </w:rPr>
      </w:pPr>
      <w:del w:id="843" w:author="David Levinson" w:date="2006-06-30T07:28:00Z">
        <w:r>
          <w:rPr/>
          <w:delText xml:space="preserve"> </w:delText>
        </w:r>
      </w:del>
      <w:del w:id="844" w:author="David Levinson" w:date="2006-06-30T07:28:00Z">
        <w:r>
          <w:rPr/>
          <w:tab/>
          <w:delText xml:space="preserve">      n</w:delText>
        </w:r>
      </w:del>
      <w:del w:id="845" w:author="David Levinson" w:date="2006-06-30T07:28:00Z">
        <w:r>
          <w:rPr>
            <w:vertAlign w:val="subscript"/>
          </w:rPr>
          <w:delText>1</w:delText>
        </w:r>
      </w:del>
      <w:del w:id="846" w:author="David Levinson" w:date="2006-06-30T07:28:00Z">
        <w:r>
          <w:rPr/>
          <w:delText>=1</w:delText>
          <w:tab/>
          <w:delText>……</w:delText>
          <w:tab/>
          <w:delText xml:space="preserve">    n</w:delText>
        </w:r>
      </w:del>
      <w:del w:id="847" w:author="David Levinson" w:date="2006-06-30T07:28:00Z">
        <w:r>
          <w:rPr>
            <w:vertAlign w:val="subscript"/>
          </w:rPr>
          <w:delText>6</w:delText>
        </w:r>
      </w:del>
      <w:del w:id="848" w:author="David Levinson" w:date="2006-06-30T07:28:00Z">
        <w:r>
          <w:rPr/>
          <w:delText>=1</w:delText>
        </w:r>
      </w:del>
    </w:p>
    <w:p>
      <w:pPr>
        <w:pStyle w:val="Normal"/>
        <w:spacing w:lineRule="auto" w:line="480"/>
        <w:jc w:val="both"/>
        <w:rPr>
          <w:del w:id="851" w:author="David Levinson" w:date="2006-06-30T07:28:00Z"/>
        </w:rPr>
      </w:pPr>
      <w:del w:id="850" w:author="David Levinson" w:date="2006-06-30T07:28:00Z">
        <w:r>
          <w:rPr/>
          <mc:AlternateContent>
            <mc:Choice Requires="wps">
              <w:drawing>
                <wp:anchor distT="0" distB="0" distL="114935" distR="114935" simplePos="0" relativeHeight="5" behindDoc="0" locked="0" layoutInCell="1" allowOverlap="1">
                  <wp:simplePos x="0" y="0"/>
                  <wp:positionH relativeFrom="column">
                    <wp:posOffset>0</wp:posOffset>
                  </wp:positionH>
                  <wp:positionV relativeFrom="paragraph">
                    <wp:posOffset>34290</wp:posOffset>
                  </wp:positionV>
                  <wp:extent cx="5943600" cy="0"/>
                  <wp:effectExtent l="0" t="9525" r="0" b="9525"/>
                  <wp:wrapNone/>
                  <wp:docPr id="3" name=""/>
                  <a:graphic xmlns:a="http://schemas.openxmlformats.org/drawingml/2006/main">
                    <a:graphicData uri="http://schemas.microsoft.com/office/word/2010/wordprocessingShape">
                      <wps:wsp>
                        <wps:cNvSpPr/>
                        <wps:spPr>
                          <a:xfrm>
                            <a:off x="0" y="0"/>
                            <a:ext cx="5943600" cy="0"/>
                          </a:xfrm>
                          <a:prstGeom prst="line">
                            <a:avLst/>
                          </a:prstGeom>
                          <a:ln w="19080">
                            <a:solidFill>
                              <a:srgbClr val="339966"/>
                            </a:solidFill>
                            <a:miter/>
                          </a:ln>
                        </wps:spPr>
                        <wps:style>
                          <a:lnRef idx="0"/>
                          <a:fillRef idx="0"/>
                          <a:effectRef idx="0"/>
                          <a:fontRef idx="minor"/>
                        </wps:style>
                        <wps:bodyPr/>
                      </wps:wsp>
                    </a:graphicData>
                  </a:graphic>
                </wp:anchor>
              </w:drawing>
            </mc:Choice>
            <mc:Fallback>
              <w:pict>
                <v:line id="shape_0" from="0pt,2.7pt" to="467.95pt,2.7pt" stroked="t" o:allowincell="f" style="position:absolute">
                  <v:stroke color="#339966" weight="19080" joinstyle="miter" endcap="flat"/>
                  <v:fill o:detectmouseclick="t" on="false"/>
                  <w10:wrap type="none"/>
                </v:line>
              </w:pict>
            </mc:Fallback>
          </mc:AlternateContent>
        </w:r>
      </w:del>
    </w:p>
    <w:p>
      <w:pPr>
        <w:pStyle w:val="Normal"/>
        <w:spacing w:lineRule="auto" w:line="480"/>
        <w:jc w:val="both"/>
        <w:rPr>
          <w:del w:id="854" w:author="David Levinson" w:date="2006-06-30T07:28:00Z"/>
        </w:rPr>
      </w:pPr>
      <w:del w:id="852" w:author="David Levinson" w:date="2006-06-30T07:28:00Z">
        <w:r>
          <w:rPr/>
        </w:r>
      </w:del>
      <w:del w:id="853" w:author="David Levinson" w:date="2006-06-30T07:28:00Z">
        <w:r>
          <w:rPr/>
          <w:delText>. This table illustrates all possible arrival patterns, which range from all 6 players arriving together (as the first line in the table) to all arriving in different time slots. 6/0 in the table means either 6 players arrive at this time slot or no one arrives.</w:delText>
        </w:r>
      </w:del>
    </w:p>
    <w:p>
      <w:pPr>
        <w:pStyle w:val="Normal"/>
        <w:spacing w:lineRule="auto" w:line="480"/>
        <w:jc w:val="both"/>
        <w:rPr>
          <w:del w:id="856" w:author="David Levinson" w:date="2006-06-30T07:28:00Z"/>
        </w:rPr>
      </w:pPr>
      <w:del w:id="855" w:author="David Levinson" w:date="2006-06-30T07:28:00Z">
        <w:r>
          <w:rPr/>
        </w:r>
      </w:del>
    </w:p>
    <w:p>
      <w:pPr>
        <w:pStyle w:val="Normal"/>
        <w:spacing w:lineRule="auto" w:line="480"/>
        <w:jc w:val="both"/>
        <w:rPr>
          <w:del w:id="858" w:author="David Levinson" w:date="2006-06-30T07:28:00Z"/>
        </w:rPr>
        <w:sectPr>
          <w:headerReference w:type="default" r:id="rId16"/>
          <w:headerReference w:type="first" r:id="rId17"/>
          <w:footerReference w:type="default" r:id="rId18"/>
          <w:footerReference w:type="first" r:id="rId19"/>
          <w:type w:val="nextPage"/>
          <w:pgSz w:w="12240" w:h="15840"/>
          <w:pgMar w:left="1440" w:right="1469" w:gutter="0" w:header="709" w:top="1418" w:footer="709" w:bottom="1418"/>
          <w:pgNumType w:fmt="decimal"/>
          <w:formProt w:val="false"/>
          <w:textDirection w:val="lrTb"/>
          <w:docGrid w:type="default" w:linePitch="360" w:charSpace="0"/>
        </w:sectPr>
      </w:pPr>
      <w:del w:id="857" w:author="David Levinson" w:date="2006-06-30T07:28:00Z">
        <w:r>
          <w:rPr/>
        </w:r>
      </w:del>
    </w:p>
    <w:p>
      <w:pPr>
        <w:pStyle w:val="Normal"/>
        <w:spacing w:lineRule="auto" w:line="480"/>
        <w:jc w:val="center"/>
        <w:rPr>
          <w:del w:id="860" w:author="David Levinson" w:date="2006-06-30T07:28:00Z"/>
          <w:b/>
        </w:rPr>
      </w:pPr>
      <w:del w:id="859" w:author="David Levinson" w:date="2006-06-30T07:28:00Z">
        <w:r>
          <w:rPr>
            <w:b/>
          </w:rPr>
          <w:delText>TABLE 3. Number of Arrival Patterns N=6</w:delText>
        </w:r>
      </w:del>
    </w:p>
    <w:tbl>
      <w:tblPr>
        <w:tblpPr w:vertAnchor="page" w:horzAnchor="margin" w:rightFromText="180" w:tblpX="5" w:tblpY="2139"/>
        <w:tblW w:w="8950" w:type="dxa"/>
        <w:jc w:val="start"/>
        <w:tblInd w:w="108" w:type="dxa"/>
        <w:tblLayout w:type="fixed"/>
        <w:tblCellMar>
          <w:top w:w="0" w:type="dxa"/>
          <w:start w:w="108" w:type="dxa"/>
          <w:bottom w:w="0" w:type="dxa"/>
          <w:end w:w="108" w:type="dxa"/>
        </w:tblCellMar>
      </w:tblPr>
      <w:tblGrid>
        <w:gridCol w:w="1640"/>
        <w:gridCol w:w="1470"/>
        <w:gridCol w:w="4556"/>
        <w:gridCol w:w="1284"/>
      </w:tblGrid>
      <w:tr>
        <w:trPr/>
        <w:tc>
          <w:tcPr>
            <w:tcW w:w="16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del w:id="861" w:author="David Levinson" w:date="2006-06-30T07:28:00Z">
              <w:r>
                <w:rPr/>
                <w:delText>Number of Arrival Clusters</w:delText>
              </w:r>
            </w:del>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del w:id="862" w:author="David Levinson" w:date="2006-06-30T07:28:00Z">
              <w:r>
                <w:rPr/>
                <w:delText>Possible Combination of Clusters</w:delText>
              </w:r>
            </w:del>
          </w:p>
        </w:tc>
        <w:tc>
          <w:tcPr>
            <w:tcW w:w="4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del w:id="863" w:author="David Levinson" w:date="2006-06-30T07:28:00Z">
              <w:r>
                <w:rPr/>
                <w:delText>Calculation of Numbers of Arrival Patterns (Considering Vehicle Identifications)</w:delText>
              </w:r>
            </w:del>
          </w:p>
        </w:tc>
        <w:tc>
          <w:tcPr>
            <w:tcW w:w="12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del w:id="864" w:author="David Levinson" w:date="2006-06-30T07:28:00Z">
              <w:r>
                <w:rPr/>
                <w:delText>Number of Arrival Patterns</w:delText>
              </w:r>
            </w:del>
          </w:p>
        </w:tc>
      </w:tr>
      <w:tr>
        <w:trPr/>
        <w:tc>
          <w:tcPr>
            <w:tcW w:w="16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del w:id="865" w:author="David Levinson" w:date="2006-06-30T07:28:00Z">
              <w:r>
                <w:rPr/>
                <w:delText>1</w:delText>
              </w:r>
            </w:del>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1"/>
              </w:rPr>
            </w:pPr>
            <w:del w:id="866" w:author="David Levinson" w:date="2006-06-30T07:28:00Z">
              <w:r>
                <w:rPr>
                  <w:sz w:val="21"/>
                </w:rPr>
                <w:delText>{6}</w:delText>
              </w:r>
            </w:del>
          </w:p>
        </w:tc>
        <w:tc>
          <w:tcPr>
            <w:tcW w:w="4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del w:id="867" w:author="David Levinson" w:date="2006-06-30T07:28:00Z">
              <w:r>
                <w:rPr/>
              </w:r>
            </w:del>
          </w:p>
        </w:tc>
        <w:tc>
          <w:tcPr>
            <w:tcW w:w="12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1"/>
              </w:rPr>
            </w:pPr>
            <w:del w:id="868" w:author="David Levinson" w:date="2006-06-30T07:28:00Z">
              <w:r>
                <w:rPr>
                  <w:sz w:val="21"/>
                </w:rPr>
                <w:delText>7</w:delText>
              </w:r>
            </w:del>
          </w:p>
        </w:tc>
      </w:tr>
      <w:tr>
        <w:trPr/>
        <w:tc>
          <w:tcPr>
            <w:tcW w:w="16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del w:id="869" w:author="David Levinson" w:date="2006-06-30T07:28:00Z">
              <w:r>
                <w:rPr/>
                <w:delText>2</w:delText>
              </w:r>
            </w:del>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1"/>
              </w:rPr>
            </w:pPr>
            <w:del w:id="870" w:author="David Levinson" w:date="2006-06-30T07:28:00Z">
              <w:r>
                <w:rPr>
                  <w:sz w:val="21"/>
                </w:rPr>
                <w:delText>{1,5}, {5,1}, {2,4}, {4,2}, {3,3}</w:delText>
              </w:r>
            </w:del>
          </w:p>
        </w:tc>
        <w:tc>
          <w:tcPr>
            <w:tcW w:w="4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del w:id="871" w:author="David Levinson" w:date="2006-06-30T07:28:00Z">
              <w:r>
                <w:rPr/>
              </w:r>
            </w:del>
          </w:p>
        </w:tc>
        <w:tc>
          <w:tcPr>
            <w:tcW w:w="12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1"/>
              </w:rPr>
            </w:pPr>
            <w:del w:id="872" w:author="David Levinson" w:date="2006-06-30T07:28:00Z">
              <w:r>
                <w:rPr>
                  <w:sz w:val="21"/>
                </w:rPr>
                <w:delText>1302</w:delText>
              </w:r>
            </w:del>
          </w:p>
        </w:tc>
      </w:tr>
      <w:tr>
        <w:trPr/>
        <w:tc>
          <w:tcPr>
            <w:tcW w:w="16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del w:id="873" w:author="David Levinson" w:date="2006-06-30T07:28:00Z">
              <w:r>
                <w:rPr/>
                <w:delText>3</w:delText>
              </w:r>
            </w:del>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1"/>
              </w:rPr>
            </w:pPr>
            <w:del w:id="874" w:author="David Levinson" w:date="2006-06-30T07:28:00Z">
              <w:r>
                <w:rPr>
                  <w:sz w:val="21"/>
                </w:rPr>
                <w:delText>{1,1,4}, {1,4,1}, {1,2,3}, {1,3,2}, {2,1,3}, {2,3,1}, {2,2,2}, {3,1,2}, {3,2,1}, {4,1,1}</w:delText>
              </w:r>
            </w:del>
          </w:p>
        </w:tc>
        <w:tc>
          <w:tcPr>
            <w:tcW w:w="4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del w:id="875" w:author="David Levinson" w:date="2006-06-30T07:28:00Z">
              <w:r>
                <w:rPr/>
              </w:r>
            </w:del>
          </w:p>
        </w:tc>
        <w:tc>
          <w:tcPr>
            <w:tcW w:w="12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1"/>
              </w:rPr>
            </w:pPr>
            <w:del w:id="876" w:author="David Levinson" w:date="2006-06-30T07:28:00Z">
              <w:r>
                <w:rPr>
                  <w:sz w:val="21"/>
                </w:rPr>
                <w:delText>18900</w:delText>
              </w:r>
            </w:del>
          </w:p>
        </w:tc>
      </w:tr>
      <w:tr>
        <w:trPr/>
        <w:tc>
          <w:tcPr>
            <w:tcW w:w="16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del w:id="877" w:author="David Levinson" w:date="2006-06-30T07:28:00Z">
              <w:r>
                <w:rPr/>
                <w:delText>4</w:delText>
              </w:r>
            </w:del>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1"/>
              </w:rPr>
            </w:pPr>
            <w:del w:id="878" w:author="David Levinson" w:date="2006-06-30T07:28:00Z">
              <w:r>
                <w:rPr>
                  <w:sz w:val="21"/>
                </w:rPr>
                <w:delText xml:space="preserve">{1,1,1,3}, {1,1,3,1}, {1,3,1,1}, {3,1,1,1}, {1,1,2,2}, {1,2,2,1}, {1,2,1,2}, {2,2,1,1}, {2,1,2,1}, {2,1,1,2}, </w:delText>
              </w:r>
            </w:del>
          </w:p>
        </w:tc>
        <w:tc>
          <w:tcPr>
            <w:tcW w:w="4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del w:id="879" w:author="David Levinson" w:date="2006-06-30T07:28:00Z">
              <w:r>
                <w:rPr/>
              </w:r>
            </w:del>
          </w:p>
        </w:tc>
        <w:tc>
          <w:tcPr>
            <w:tcW w:w="12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1"/>
              </w:rPr>
            </w:pPr>
            <w:del w:id="880" w:author="David Levinson" w:date="2006-06-30T07:28:00Z">
              <w:r>
                <w:rPr>
                  <w:sz w:val="21"/>
                </w:rPr>
                <w:delText>54600</w:delText>
              </w:r>
            </w:del>
          </w:p>
        </w:tc>
      </w:tr>
      <w:tr>
        <w:trPr/>
        <w:tc>
          <w:tcPr>
            <w:tcW w:w="16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del w:id="881" w:author="David Levinson" w:date="2006-06-30T07:28:00Z">
              <w:r>
                <w:rPr/>
                <w:delText>5</w:delText>
              </w:r>
            </w:del>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1"/>
              </w:rPr>
            </w:pPr>
            <w:del w:id="882" w:author="David Levinson" w:date="2006-06-30T07:28:00Z">
              <w:r>
                <w:rPr>
                  <w:sz w:val="21"/>
                </w:rPr>
                <w:delText>{1,1,1,1,2}, {1,1,1,2,1}, {1,1,2,1,1}, {1,2,1,1,1}, {2,1,1,1,1}</w:delText>
              </w:r>
            </w:del>
          </w:p>
        </w:tc>
        <w:tc>
          <w:tcPr>
            <w:tcW w:w="4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del w:id="883" w:author="David Levinson" w:date="2006-06-30T07:28:00Z">
              <w:r>
                <w:rPr/>
              </w:r>
            </w:del>
          </w:p>
        </w:tc>
        <w:tc>
          <w:tcPr>
            <w:tcW w:w="12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1"/>
              </w:rPr>
            </w:pPr>
            <w:del w:id="884" w:author="David Levinson" w:date="2006-06-30T07:28:00Z">
              <w:r>
                <w:rPr>
                  <w:sz w:val="21"/>
                </w:rPr>
                <w:delText>15120</w:delText>
              </w:r>
            </w:del>
            <w:del w:id="885" w:author="David Levinson" w:date="2006-06-30T07:28:00Z">
              <w:r>
                <w:rPr>
                  <w:sz w:val="21"/>
                </w:rPr>
                <w:delText>37800</w:delText>
              </w:r>
            </w:del>
          </w:p>
        </w:tc>
      </w:tr>
      <w:tr>
        <w:trPr/>
        <w:tc>
          <w:tcPr>
            <w:tcW w:w="16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del w:id="886" w:author="David Levinson" w:date="2006-06-30T07:28:00Z">
              <w:r>
                <w:rPr/>
                <w:delText>6</w:delText>
              </w:r>
            </w:del>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1"/>
              </w:rPr>
            </w:pPr>
            <w:del w:id="887" w:author="David Levinson" w:date="2006-06-30T07:28:00Z">
              <w:r>
                <w:rPr>
                  <w:sz w:val="21"/>
                </w:rPr>
                <w:delText>{1,1,1,1,1,1}</w:delText>
              </w:r>
            </w:del>
          </w:p>
        </w:tc>
        <w:tc>
          <w:tcPr>
            <w:tcW w:w="4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del w:id="888" w:author="David Levinson" w:date="2006-06-30T07:28:00Z">
              <w:r>
                <w:rPr/>
              </w:r>
            </w:del>
          </w:p>
        </w:tc>
        <w:tc>
          <w:tcPr>
            <w:tcW w:w="12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1"/>
              </w:rPr>
            </w:pPr>
            <w:del w:id="889" w:author="David Levinson" w:date="2006-06-30T07:28:00Z">
              <w:r>
                <w:rPr>
                  <w:sz w:val="21"/>
                </w:rPr>
                <w:delText>5040</w:delText>
              </w:r>
            </w:del>
          </w:p>
        </w:tc>
      </w:tr>
    </w:tbl>
    <w:p>
      <w:pPr>
        <w:pStyle w:val="Normal"/>
        <w:spacing w:lineRule="auto" w:line="480"/>
        <w:jc w:val="both"/>
        <w:rPr/>
      </w:pPr>
      <w:r>
        <w:rPr/>
      </w:r>
    </w:p>
    <w:p>
      <w:pPr>
        <w:pStyle w:val="Normal"/>
        <w:spacing w:lineRule="auto" w:line="480"/>
        <w:jc w:val="both"/>
        <w:rPr/>
        <w:sectPr>
          <w:headerReference w:type="default" r:id="rId20"/>
          <w:headerReference w:type="first" r:id="rId21"/>
          <w:footerReference w:type="default" r:id="rId22"/>
          <w:footerReference w:type="first" r:id="rId23"/>
          <w:type w:val="nextPage"/>
          <w:pgSz w:w="12240" w:h="15840"/>
          <w:pgMar w:left="1440" w:right="1469" w:gutter="0" w:header="709" w:top="1418" w:footer="709" w:bottom="1418"/>
          <w:pgNumType w:fmt="decimal"/>
          <w:formProt w:val="false"/>
          <w:textDirection w:val="lrTb"/>
          <w:docGrid w:type="default" w:linePitch="360" w:charSpace="0"/>
        </w:sectPr>
      </w:pPr>
      <w:r>
        <w:rPr/>
        <w:t xml:space="preserve">Note: if there are 2 arrival clusters and N=6, one slot has 1 agent, the other slot has 5, (denoted {1,5}) or one slot has 2 agents, and the other has 4 ({2,4}), and so on. </w:t>
      </w:r>
    </w:p>
    <w:p>
      <w:pPr>
        <w:pStyle w:val="Normal"/>
        <w:spacing w:lineRule="auto" w:line="480"/>
        <w:jc w:val="center"/>
        <w:rPr>
          <w:b/>
        </w:rPr>
      </w:pPr>
      <w:del w:id="890" w:author="David Levinson" w:date="2006-06-30T07:28:00Z">
        <w:r>
          <w:rPr>
            <w:b/>
          </w:rPr>
          <w:delText>TABLE 4. Combinations of All Departure Patterns</w:delText>
        </w:r>
      </w:del>
    </w:p>
    <w:tbl>
      <w:tblPr>
        <w:tblW w:w="6639" w:type="dxa"/>
        <w:jc w:val="center"/>
        <w:tblInd w:w="0" w:type="dxa"/>
        <w:tblLayout w:type="fixed"/>
        <w:tblCellMar>
          <w:top w:w="0" w:type="dxa"/>
          <w:start w:w="108" w:type="dxa"/>
          <w:bottom w:w="0" w:type="dxa"/>
          <w:end w:w="108" w:type="dxa"/>
        </w:tblCellMar>
      </w:tblPr>
      <w:tblGrid>
        <w:gridCol w:w="996"/>
        <w:gridCol w:w="816"/>
        <w:gridCol w:w="756"/>
        <w:gridCol w:w="690"/>
        <w:gridCol w:w="656"/>
        <w:gridCol w:w="621"/>
        <w:gridCol w:w="696"/>
        <w:gridCol w:w="696"/>
        <w:gridCol w:w="712"/>
      </w:tblGrid>
      <w:tr>
        <w:trPr/>
        <w:tc>
          <w:tcPr>
            <w:tcW w:w="996" w:type="dxa"/>
            <w:tcBorders>
              <w:top w:val="single" w:sz="12" w:space="0" w:color="008000"/>
              <w:bottom w:val="single" w:sz="6" w:space="0" w:color="008000"/>
            </w:tcBorders>
          </w:tcPr>
          <w:p>
            <w:pPr>
              <w:pStyle w:val="Normal"/>
              <w:spacing w:lineRule="auto" w:line="480"/>
              <w:jc w:val="center"/>
              <w:rPr>
                <w:b/>
                <w:i/>
              </w:rPr>
            </w:pPr>
            <w:del w:id="891" w:author="David Levinson" w:date="2006-06-30T07:28:00Z">
              <w:r>
                <w:rPr>
                  <w:b/>
                  <w:i/>
                </w:rPr>
                <w:delText>e</w:delText>
              </w:r>
            </w:del>
            <w:del w:id="892" w:author="David Levinson" w:date="2006-06-30T07:28:00Z">
              <w:r>
                <w:rPr>
                  <w:b/>
                  <w:i/>
                  <w:vertAlign w:val="subscript"/>
                </w:rPr>
                <w:delText>N-1</w:delText>
              </w:r>
            </w:del>
          </w:p>
        </w:tc>
        <w:tc>
          <w:tcPr>
            <w:tcW w:w="816" w:type="dxa"/>
            <w:tcBorders>
              <w:top w:val="single" w:sz="12" w:space="0" w:color="008000"/>
              <w:bottom w:val="single" w:sz="6" w:space="0" w:color="008000"/>
            </w:tcBorders>
          </w:tcPr>
          <w:p>
            <w:pPr>
              <w:pStyle w:val="Normal"/>
              <w:spacing w:lineRule="auto" w:line="480"/>
              <w:jc w:val="center"/>
              <w:rPr>
                <w:b/>
                <w:i/>
              </w:rPr>
            </w:pPr>
            <w:del w:id="893" w:author="David Levinson" w:date="2006-06-30T07:28:00Z">
              <w:r>
                <w:rPr>
                  <w:b/>
                  <w:i/>
                </w:rPr>
                <w:delText>e</w:delText>
              </w:r>
            </w:del>
            <w:del w:id="894" w:author="David Levinson" w:date="2006-06-30T07:28:00Z">
              <w:r>
                <w:rPr>
                  <w:b/>
                  <w:i/>
                  <w:vertAlign w:val="subscript"/>
                </w:rPr>
                <w:delText>N-2</w:delText>
              </w:r>
            </w:del>
          </w:p>
        </w:tc>
        <w:tc>
          <w:tcPr>
            <w:tcW w:w="756" w:type="dxa"/>
            <w:tcBorders>
              <w:top w:val="single" w:sz="12" w:space="0" w:color="008000"/>
              <w:bottom w:val="single" w:sz="6" w:space="0" w:color="008000"/>
            </w:tcBorders>
          </w:tcPr>
          <w:p>
            <w:pPr>
              <w:pStyle w:val="Normal"/>
              <w:spacing w:lineRule="auto" w:line="480"/>
              <w:jc w:val="center"/>
              <w:rPr>
                <w:b/>
                <w:i/>
              </w:rPr>
            </w:pPr>
            <w:del w:id="895" w:author="David Levinson" w:date="2006-06-30T07:28:00Z">
              <w:r>
                <w:rPr>
                  <w:b/>
                  <w:i/>
                </w:rPr>
                <w:delText>…</w:delText>
              </w:r>
            </w:del>
          </w:p>
        </w:tc>
        <w:tc>
          <w:tcPr>
            <w:tcW w:w="690" w:type="dxa"/>
            <w:tcBorders>
              <w:top w:val="single" w:sz="12" w:space="0" w:color="008000"/>
              <w:bottom w:val="single" w:sz="6" w:space="0" w:color="008000"/>
            </w:tcBorders>
          </w:tcPr>
          <w:p>
            <w:pPr>
              <w:pStyle w:val="Normal"/>
              <w:spacing w:lineRule="auto" w:line="480"/>
              <w:jc w:val="center"/>
              <w:rPr>
                <w:b/>
                <w:i/>
              </w:rPr>
            </w:pPr>
            <w:del w:id="896" w:author="David Levinson" w:date="2006-06-30T07:28:00Z">
              <w:r>
                <w:rPr>
                  <w:b/>
                  <w:i/>
                </w:rPr>
                <w:delText>e</w:delText>
              </w:r>
            </w:del>
            <w:del w:id="897" w:author="David Levinson" w:date="2006-06-30T07:28:00Z">
              <w:r>
                <w:rPr>
                  <w:b/>
                  <w:i/>
                  <w:vertAlign w:val="subscript"/>
                </w:rPr>
                <w:delText>1</w:delText>
              </w:r>
            </w:del>
          </w:p>
        </w:tc>
        <w:tc>
          <w:tcPr>
            <w:tcW w:w="656" w:type="dxa"/>
            <w:tcBorders>
              <w:top w:val="single" w:sz="12" w:space="0" w:color="008000"/>
              <w:bottom w:val="single" w:sz="6" w:space="0" w:color="008000"/>
            </w:tcBorders>
          </w:tcPr>
          <w:p>
            <w:pPr>
              <w:pStyle w:val="Normal"/>
              <w:spacing w:lineRule="auto" w:line="480"/>
              <w:jc w:val="center"/>
              <w:rPr>
                <w:b/>
                <w:i/>
              </w:rPr>
            </w:pPr>
            <w:del w:id="898" w:author="David Levinson" w:date="2006-06-30T07:28:00Z">
              <w:r>
                <w:rPr>
                  <w:b/>
                  <w:i/>
                </w:rPr>
                <w:delText>o</w:delText>
              </w:r>
            </w:del>
          </w:p>
        </w:tc>
        <w:tc>
          <w:tcPr>
            <w:tcW w:w="621" w:type="dxa"/>
            <w:tcBorders>
              <w:top w:val="single" w:sz="12" w:space="0" w:color="008000"/>
              <w:bottom w:val="single" w:sz="6" w:space="0" w:color="008000"/>
            </w:tcBorders>
          </w:tcPr>
          <w:p>
            <w:pPr>
              <w:pStyle w:val="Normal"/>
              <w:spacing w:lineRule="auto" w:line="480"/>
              <w:jc w:val="center"/>
              <w:rPr>
                <w:b/>
                <w:i/>
              </w:rPr>
            </w:pPr>
            <w:del w:id="899" w:author="David Levinson" w:date="2006-06-30T07:28:00Z">
              <w:r>
                <w:rPr>
                  <w:b/>
                  <w:i/>
                </w:rPr>
                <w:delText>l</w:delText>
              </w:r>
            </w:del>
          </w:p>
        </w:tc>
        <w:tc>
          <w:tcPr>
            <w:tcW w:w="696" w:type="dxa"/>
            <w:tcBorders>
              <w:top w:val="single" w:sz="12" w:space="0" w:color="008000"/>
              <w:bottom w:val="single" w:sz="6" w:space="0" w:color="008000"/>
            </w:tcBorders>
          </w:tcPr>
          <w:p>
            <w:pPr>
              <w:pStyle w:val="Normal"/>
              <w:spacing w:lineRule="auto" w:line="480"/>
              <w:jc w:val="center"/>
              <w:rPr>
                <w:b/>
                <w:i/>
              </w:rPr>
            </w:pPr>
            <w:del w:id="900" w:author="David Levinson" w:date="2006-06-30T07:28:00Z">
              <w:r>
                <w:rPr>
                  <w:b/>
                  <w:i/>
                </w:rPr>
                <w:delText>l</w:delText>
              </w:r>
            </w:del>
            <w:del w:id="901" w:author="David Levinson" w:date="2006-06-30T07:28:00Z">
              <w:r>
                <w:rPr>
                  <w:b/>
                  <w:i/>
                  <w:vertAlign w:val="subscript"/>
                </w:rPr>
                <w:delText>1</w:delText>
              </w:r>
            </w:del>
          </w:p>
        </w:tc>
        <w:tc>
          <w:tcPr>
            <w:tcW w:w="696" w:type="dxa"/>
            <w:tcBorders>
              <w:top w:val="single" w:sz="12" w:space="0" w:color="008000"/>
              <w:bottom w:val="single" w:sz="6" w:space="0" w:color="008000"/>
            </w:tcBorders>
          </w:tcPr>
          <w:p>
            <w:pPr>
              <w:pStyle w:val="Normal"/>
              <w:spacing w:lineRule="auto" w:line="480"/>
              <w:jc w:val="center"/>
              <w:rPr>
                <w:b/>
                <w:i/>
              </w:rPr>
            </w:pPr>
            <w:del w:id="902" w:author="David Levinson" w:date="2006-06-30T07:28:00Z">
              <w:r>
                <w:rPr>
                  <w:b/>
                  <w:i/>
                </w:rPr>
                <w:delText>…</w:delText>
              </w:r>
            </w:del>
          </w:p>
        </w:tc>
        <w:tc>
          <w:tcPr>
            <w:tcW w:w="712" w:type="dxa"/>
            <w:tcBorders>
              <w:top w:val="single" w:sz="12" w:space="0" w:color="008000"/>
              <w:bottom w:val="single" w:sz="6" w:space="0" w:color="008000"/>
            </w:tcBorders>
          </w:tcPr>
          <w:p>
            <w:pPr>
              <w:pStyle w:val="Normal"/>
              <w:spacing w:lineRule="auto" w:line="480"/>
              <w:jc w:val="center"/>
              <w:rPr/>
            </w:pPr>
            <w:del w:id="903" w:author="David Levinson" w:date="2006-06-30T07:28:00Z">
              <w:r>
                <w:rPr>
                  <w:b/>
                  <w:i/>
                </w:rPr>
                <w:delText>l</w:delText>
              </w:r>
            </w:del>
            <w:del w:id="904" w:author="David Levinson" w:date="2006-06-30T07:28:00Z">
              <w:r>
                <w:rPr>
                  <w:b/>
                  <w:i/>
                  <w:vertAlign w:val="subscript"/>
                </w:rPr>
                <w:delText>N-1</w:delText>
              </w:r>
            </w:del>
          </w:p>
        </w:tc>
      </w:tr>
      <w:tr>
        <w:trPr/>
        <w:tc>
          <w:tcPr>
            <w:tcW w:w="996" w:type="dxa"/>
            <w:tcBorders>
              <w:top w:val="single" w:sz="6" w:space="0" w:color="008000"/>
            </w:tcBorders>
          </w:tcPr>
          <w:p>
            <w:pPr>
              <w:pStyle w:val="Normal"/>
              <w:spacing w:lineRule="auto" w:line="480"/>
              <w:jc w:val="center"/>
              <w:rPr/>
            </w:pPr>
            <w:del w:id="905" w:author="David Levinson" w:date="2006-06-30T07:28:00Z">
              <w:r>
                <w:rPr/>
                <w:delText>1</w:delText>
              </w:r>
            </w:del>
          </w:p>
        </w:tc>
        <w:tc>
          <w:tcPr>
            <w:tcW w:w="816" w:type="dxa"/>
            <w:tcBorders>
              <w:top w:val="single" w:sz="6" w:space="0" w:color="008000"/>
            </w:tcBorders>
          </w:tcPr>
          <w:p>
            <w:pPr>
              <w:pStyle w:val="Normal"/>
              <w:spacing w:lineRule="auto" w:line="480"/>
              <w:jc w:val="center"/>
              <w:rPr/>
            </w:pPr>
            <w:del w:id="906" w:author="David Levinson" w:date="2006-06-30T07:28:00Z">
              <w:r>
                <w:rPr/>
                <w:delText xml:space="preserve">     </w:delText>
              </w:r>
            </w:del>
            <w:del w:id="907" w:author="David Levinson" w:date="2006-06-30T07:28:00Z">
              <w:r>
                <w:rPr/>
                <w:delText>1</w:delText>
              </w:r>
            </w:del>
          </w:p>
        </w:tc>
        <w:tc>
          <w:tcPr>
            <w:tcW w:w="756" w:type="dxa"/>
            <w:tcBorders>
              <w:top w:val="single" w:sz="6" w:space="0" w:color="008000"/>
            </w:tcBorders>
          </w:tcPr>
          <w:p>
            <w:pPr>
              <w:pStyle w:val="Normal"/>
              <w:spacing w:lineRule="auto" w:line="480"/>
              <w:jc w:val="center"/>
              <w:rPr/>
            </w:pPr>
            <w:del w:id="908" w:author="David Levinson" w:date="2006-06-30T07:28:00Z">
              <w:r>
                <w:rPr/>
                <w:delText xml:space="preserve">  …</w:delText>
              </w:r>
            </w:del>
          </w:p>
        </w:tc>
        <w:tc>
          <w:tcPr>
            <w:tcW w:w="690" w:type="dxa"/>
            <w:tcBorders>
              <w:top w:val="single" w:sz="6" w:space="0" w:color="008000"/>
            </w:tcBorders>
          </w:tcPr>
          <w:p>
            <w:pPr>
              <w:pStyle w:val="Normal"/>
              <w:spacing w:lineRule="auto" w:line="480"/>
              <w:jc w:val="center"/>
              <w:rPr/>
            </w:pPr>
            <w:del w:id="909" w:author="David Levinson" w:date="2006-06-30T07:28:00Z">
              <w:r>
                <w:rPr/>
                <w:delText>1</w:delText>
              </w:r>
            </w:del>
          </w:p>
        </w:tc>
        <w:tc>
          <w:tcPr>
            <w:tcW w:w="656" w:type="dxa"/>
            <w:tcBorders>
              <w:top w:val="single" w:sz="6" w:space="0" w:color="008000"/>
            </w:tcBorders>
          </w:tcPr>
          <w:p>
            <w:pPr>
              <w:pStyle w:val="Normal"/>
              <w:spacing w:lineRule="auto" w:line="480"/>
              <w:jc w:val="center"/>
              <w:rPr/>
            </w:pPr>
            <w:del w:id="910" w:author="David Levinson" w:date="2006-06-30T07:28:00Z">
              <w:r>
                <w:rPr/>
                <w:delText>1</w:delText>
              </w:r>
            </w:del>
            <w:del w:id="911" w:author="David Levinson" w:date="2006-06-30T07:28:00Z">
              <w:r>
                <w:rPr>
                  <w:vertAlign w:val="subscript"/>
                </w:rPr>
                <w:delText>o</w:delText>
              </w:r>
            </w:del>
          </w:p>
        </w:tc>
        <w:tc>
          <w:tcPr>
            <w:tcW w:w="621" w:type="dxa"/>
            <w:tcBorders>
              <w:top w:val="single" w:sz="6" w:space="0" w:color="008000"/>
            </w:tcBorders>
          </w:tcPr>
          <w:p>
            <w:pPr>
              <w:pStyle w:val="Normal"/>
              <w:spacing w:lineRule="auto" w:line="480"/>
              <w:jc w:val="center"/>
              <w:rPr/>
            </w:pPr>
            <w:del w:id="912" w:author="David Levinson" w:date="2006-06-30T07:28:00Z">
              <w:r>
                <w:rPr/>
                <w:delText xml:space="preserve"> </w:delText>
              </w:r>
            </w:del>
            <w:del w:id="913" w:author="David Levinson" w:date="2006-06-30T07:28:00Z">
              <w:r>
                <w:rPr/>
                <w:delText>0</w:delText>
              </w:r>
            </w:del>
            <w:del w:id="914" w:author="David Levinson" w:date="2006-06-30T07:28:00Z">
              <w:r>
                <w:rPr>
                  <w:vertAlign w:val="subscript"/>
                </w:rPr>
                <w:delText>l</w:delText>
              </w:r>
            </w:del>
          </w:p>
        </w:tc>
        <w:tc>
          <w:tcPr>
            <w:tcW w:w="696" w:type="dxa"/>
            <w:tcBorders>
              <w:top w:val="single" w:sz="6" w:space="0" w:color="008000"/>
            </w:tcBorders>
          </w:tcPr>
          <w:p>
            <w:pPr>
              <w:pStyle w:val="Normal"/>
              <w:spacing w:lineRule="auto" w:line="480"/>
              <w:jc w:val="center"/>
              <w:rPr/>
            </w:pPr>
            <w:del w:id="915" w:author="David Levinson" w:date="2006-06-30T07:28:00Z">
              <w:r>
                <w:rPr/>
                <w:delText>…</w:delText>
              </w:r>
            </w:del>
          </w:p>
        </w:tc>
        <w:tc>
          <w:tcPr>
            <w:tcW w:w="696" w:type="dxa"/>
            <w:tcBorders>
              <w:top w:val="single" w:sz="6" w:space="0" w:color="008000"/>
            </w:tcBorders>
          </w:tcPr>
          <w:p>
            <w:pPr>
              <w:pStyle w:val="Normal"/>
              <w:spacing w:lineRule="auto" w:line="480"/>
              <w:jc w:val="center"/>
              <w:rPr/>
            </w:pPr>
            <w:del w:id="916" w:author="David Levinson" w:date="2006-06-30T07:28:00Z">
              <w:r>
                <w:rPr/>
                <w:delText xml:space="preserve">   </w:delText>
              </w:r>
            </w:del>
            <w:del w:id="917" w:author="David Levinson" w:date="2006-06-30T07:28:00Z">
              <w:r>
                <w:rPr/>
                <w:delText>0</w:delText>
              </w:r>
            </w:del>
          </w:p>
        </w:tc>
        <w:tc>
          <w:tcPr>
            <w:tcW w:w="712" w:type="dxa"/>
            <w:tcBorders>
              <w:top w:val="single" w:sz="6" w:space="0" w:color="008000"/>
            </w:tcBorders>
          </w:tcPr>
          <w:p>
            <w:pPr>
              <w:pStyle w:val="Normal"/>
              <w:spacing w:lineRule="auto" w:line="480"/>
              <w:jc w:val="center"/>
              <w:rPr/>
            </w:pPr>
            <w:del w:id="918" w:author="David Levinson" w:date="2006-06-30T07:28:00Z">
              <w:r>
                <w:rPr/>
                <w:delText>0</w:delText>
              </w:r>
            </w:del>
          </w:p>
        </w:tc>
      </w:tr>
      <w:tr>
        <w:trPr/>
        <w:tc>
          <w:tcPr>
            <w:tcW w:w="996" w:type="dxa"/>
            <w:tcBorders/>
          </w:tcPr>
          <w:p>
            <w:pPr>
              <w:pStyle w:val="Normal"/>
              <w:spacing w:lineRule="auto" w:line="480"/>
              <w:jc w:val="center"/>
              <w:rPr/>
            </w:pPr>
            <w:del w:id="919" w:author="David Levinson" w:date="2006-06-30T07:28:00Z">
              <w:r>
                <w:rPr/>
                <w:delText>1</w:delText>
              </w:r>
            </w:del>
          </w:p>
        </w:tc>
        <w:tc>
          <w:tcPr>
            <w:tcW w:w="816" w:type="dxa"/>
            <w:tcBorders/>
          </w:tcPr>
          <w:p>
            <w:pPr>
              <w:pStyle w:val="Normal"/>
              <w:spacing w:lineRule="auto" w:line="480"/>
              <w:jc w:val="center"/>
              <w:rPr/>
            </w:pPr>
            <w:del w:id="920" w:author="David Levinson" w:date="2006-06-30T07:28:00Z">
              <w:r>
                <w:rPr/>
                <w:delText xml:space="preserve">     </w:delText>
              </w:r>
            </w:del>
            <w:del w:id="921" w:author="David Levinson" w:date="2006-06-30T07:28:00Z">
              <w:r>
                <w:rPr/>
                <w:delText>1</w:delText>
              </w:r>
            </w:del>
          </w:p>
        </w:tc>
        <w:tc>
          <w:tcPr>
            <w:tcW w:w="756" w:type="dxa"/>
            <w:tcBorders/>
          </w:tcPr>
          <w:p>
            <w:pPr>
              <w:pStyle w:val="Normal"/>
              <w:spacing w:lineRule="auto" w:line="480"/>
              <w:jc w:val="center"/>
              <w:rPr/>
            </w:pPr>
            <w:del w:id="922" w:author="David Levinson" w:date="2006-06-30T07:28:00Z">
              <w:r>
                <w:rPr/>
                <w:delText xml:space="preserve">  …</w:delText>
              </w:r>
            </w:del>
          </w:p>
        </w:tc>
        <w:tc>
          <w:tcPr>
            <w:tcW w:w="690" w:type="dxa"/>
            <w:tcBorders/>
          </w:tcPr>
          <w:p>
            <w:pPr>
              <w:pStyle w:val="Normal"/>
              <w:spacing w:lineRule="auto" w:line="480"/>
              <w:jc w:val="center"/>
              <w:rPr/>
            </w:pPr>
            <w:del w:id="923" w:author="David Levinson" w:date="2006-06-30T07:28:00Z">
              <w:r>
                <w:rPr/>
                <w:delText>1</w:delText>
              </w:r>
            </w:del>
          </w:p>
        </w:tc>
        <w:tc>
          <w:tcPr>
            <w:tcW w:w="656" w:type="dxa"/>
            <w:tcBorders/>
          </w:tcPr>
          <w:p>
            <w:pPr>
              <w:pStyle w:val="Normal"/>
              <w:spacing w:lineRule="auto" w:line="480"/>
              <w:jc w:val="center"/>
              <w:rPr/>
            </w:pPr>
            <w:del w:id="924" w:author="David Levinson" w:date="2006-06-30T07:28:00Z">
              <w:r>
                <w:rPr/>
                <w:delText>0</w:delText>
              </w:r>
            </w:del>
            <w:del w:id="925" w:author="David Levinson" w:date="2006-06-30T07:28:00Z">
              <w:r>
                <w:rPr>
                  <w:vertAlign w:val="subscript"/>
                </w:rPr>
                <w:delText>o</w:delText>
              </w:r>
            </w:del>
          </w:p>
        </w:tc>
        <w:tc>
          <w:tcPr>
            <w:tcW w:w="621" w:type="dxa"/>
            <w:tcBorders/>
          </w:tcPr>
          <w:p>
            <w:pPr>
              <w:pStyle w:val="Normal"/>
              <w:spacing w:lineRule="auto" w:line="480"/>
              <w:jc w:val="center"/>
              <w:rPr/>
            </w:pPr>
            <w:del w:id="926" w:author="David Levinson" w:date="2006-06-30T07:28:00Z">
              <w:r>
                <w:rPr/>
                <w:delText xml:space="preserve"> </w:delText>
              </w:r>
            </w:del>
            <w:del w:id="927" w:author="David Levinson" w:date="2006-06-30T07:28:00Z">
              <w:r>
                <w:rPr/>
                <w:delText>1</w:delText>
              </w:r>
            </w:del>
            <w:del w:id="928" w:author="David Levinson" w:date="2006-06-30T07:28:00Z">
              <w:r>
                <w:rPr>
                  <w:vertAlign w:val="subscript"/>
                </w:rPr>
                <w:delText>l</w:delText>
              </w:r>
            </w:del>
          </w:p>
        </w:tc>
        <w:tc>
          <w:tcPr>
            <w:tcW w:w="696" w:type="dxa"/>
            <w:tcBorders/>
          </w:tcPr>
          <w:p>
            <w:pPr>
              <w:pStyle w:val="Normal"/>
              <w:spacing w:lineRule="auto" w:line="480"/>
              <w:jc w:val="center"/>
              <w:rPr/>
            </w:pPr>
            <w:del w:id="929" w:author="David Levinson" w:date="2006-06-30T07:28:00Z">
              <w:r>
                <w:rPr/>
                <w:delText>…</w:delText>
              </w:r>
            </w:del>
          </w:p>
        </w:tc>
        <w:tc>
          <w:tcPr>
            <w:tcW w:w="696" w:type="dxa"/>
            <w:tcBorders/>
          </w:tcPr>
          <w:p>
            <w:pPr>
              <w:pStyle w:val="Normal"/>
              <w:spacing w:lineRule="auto" w:line="480"/>
              <w:jc w:val="center"/>
              <w:rPr/>
            </w:pPr>
            <w:del w:id="930" w:author="David Levinson" w:date="2006-06-30T07:28:00Z">
              <w:r>
                <w:rPr/>
                <w:delText xml:space="preserve">   </w:delText>
              </w:r>
            </w:del>
            <w:del w:id="931" w:author="David Levinson" w:date="2006-06-30T07:28:00Z">
              <w:r>
                <w:rPr/>
                <w:delText>0</w:delText>
              </w:r>
            </w:del>
          </w:p>
        </w:tc>
        <w:tc>
          <w:tcPr>
            <w:tcW w:w="712" w:type="dxa"/>
            <w:tcBorders/>
          </w:tcPr>
          <w:p>
            <w:pPr>
              <w:pStyle w:val="Normal"/>
              <w:spacing w:lineRule="auto" w:line="480"/>
              <w:jc w:val="center"/>
              <w:rPr/>
            </w:pPr>
            <w:del w:id="932" w:author="David Levinson" w:date="2006-06-30T07:28:00Z">
              <w:r>
                <w:rPr/>
                <w:delText>0</w:delText>
              </w:r>
            </w:del>
          </w:p>
        </w:tc>
      </w:tr>
      <w:tr>
        <w:trPr/>
        <w:tc>
          <w:tcPr>
            <w:tcW w:w="996" w:type="dxa"/>
            <w:tcBorders/>
          </w:tcPr>
          <w:p>
            <w:pPr>
              <w:pStyle w:val="Normal"/>
              <w:snapToGrid w:val="false"/>
              <w:spacing w:lineRule="auto" w:line="480"/>
              <w:jc w:val="center"/>
              <w:rPr/>
            </w:pPr>
            <w:r>
              <w:rPr/>
            </w:r>
          </w:p>
        </w:tc>
        <w:tc>
          <w:tcPr>
            <w:tcW w:w="816" w:type="dxa"/>
            <w:tcBorders/>
          </w:tcPr>
          <w:p>
            <w:pPr>
              <w:pStyle w:val="Normal"/>
              <w:snapToGrid w:val="false"/>
              <w:spacing w:lineRule="auto" w:line="480"/>
              <w:jc w:val="center"/>
              <w:rPr/>
            </w:pPr>
            <w:r>
              <w:rPr/>
            </w:r>
          </w:p>
        </w:tc>
        <w:tc>
          <w:tcPr>
            <w:tcW w:w="756" w:type="dxa"/>
            <w:tcBorders/>
          </w:tcPr>
          <w:p>
            <w:pPr>
              <w:pStyle w:val="Normal"/>
              <w:spacing w:lineRule="auto" w:line="480"/>
              <w:jc w:val="center"/>
              <w:rPr/>
            </w:pPr>
            <w:del w:id="933" w:author="David Levinson" w:date="2006-06-30T07:28:00Z">
              <w:r>
                <w:rPr/>
                <w:delText>……</w:delText>
              </w:r>
            </w:del>
          </w:p>
        </w:tc>
        <w:tc>
          <w:tcPr>
            <w:tcW w:w="690" w:type="dxa"/>
            <w:tcBorders/>
          </w:tcPr>
          <w:p>
            <w:pPr>
              <w:pStyle w:val="Normal"/>
              <w:snapToGrid w:val="false"/>
              <w:spacing w:lineRule="auto" w:line="480"/>
              <w:jc w:val="center"/>
              <w:rPr/>
            </w:pPr>
            <w:r>
              <w:rPr/>
            </w:r>
          </w:p>
        </w:tc>
        <w:tc>
          <w:tcPr>
            <w:tcW w:w="656" w:type="dxa"/>
            <w:tcBorders/>
          </w:tcPr>
          <w:p>
            <w:pPr>
              <w:pStyle w:val="Normal"/>
              <w:snapToGrid w:val="false"/>
              <w:spacing w:lineRule="auto" w:line="480"/>
              <w:jc w:val="center"/>
              <w:rPr/>
            </w:pPr>
            <w:r>
              <w:rPr/>
            </w:r>
          </w:p>
        </w:tc>
        <w:tc>
          <w:tcPr>
            <w:tcW w:w="621" w:type="dxa"/>
            <w:tcBorders/>
          </w:tcPr>
          <w:p>
            <w:pPr>
              <w:pStyle w:val="Normal"/>
              <w:snapToGrid w:val="false"/>
              <w:spacing w:lineRule="auto" w:line="480"/>
              <w:jc w:val="center"/>
              <w:rPr/>
            </w:pPr>
            <w:r>
              <w:rPr/>
            </w:r>
          </w:p>
        </w:tc>
        <w:tc>
          <w:tcPr>
            <w:tcW w:w="696" w:type="dxa"/>
            <w:tcBorders/>
          </w:tcPr>
          <w:p>
            <w:pPr>
              <w:pStyle w:val="Normal"/>
              <w:snapToGrid w:val="false"/>
              <w:spacing w:lineRule="auto" w:line="480"/>
              <w:jc w:val="center"/>
              <w:rPr/>
            </w:pPr>
            <w:r>
              <w:rPr/>
            </w:r>
          </w:p>
        </w:tc>
        <w:tc>
          <w:tcPr>
            <w:tcW w:w="696" w:type="dxa"/>
            <w:tcBorders/>
          </w:tcPr>
          <w:p>
            <w:pPr>
              <w:pStyle w:val="Normal"/>
              <w:snapToGrid w:val="false"/>
              <w:spacing w:lineRule="auto" w:line="480"/>
              <w:jc w:val="center"/>
              <w:rPr/>
            </w:pPr>
            <w:r>
              <w:rPr/>
            </w:r>
          </w:p>
        </w:tc>
        <w:tc>
          <w:tcPr>
            <w:tcW w:w="712" w:type="dxa"/>
            <w:tcBorders/>
          </w:tcPr>
          <w:p>
            <w:pPr>
              <w:pStyle w:val="Normal"/>
              <w:snapToGrid w:val="false"/>
              <w:spacing w:lineRule="auto" w:line="480"/>
              <w:jc w:val="center"/>
              <w:rPr/>
            </w:pPr>
            <w:r>
              <w:rPr/>
            </w:r>
          </w:p>
        </w:tc>
      </w:tr>
      <w:tr>
        <w:trPr/>
        <w:tc>
          <w:tcPr>
            <w:tcW w:w="996" w:type="dxa"/>
            <w:tcBorders>
              <w:bottom w:val="single" w:sz="12" w:space="0" w:color="008000"/>
            </w:tcBorders>
          </w:tcPr>
          <w:p>
            <w:pPr>
              <w:pStyle w:val="Normal"/>
              <w:spacing w:lineRule="auto" w:line="480"/>
              <w:rPr/>
            </w:pPr>
            <w:del w:id="934" w:author="David Levinson" w:date="2006-06-30T07:28:00Z">
              <w:r>
                <w:rPr/>
                <w:delText xml:space="preserve">        </w:delText>
              </w:r>
            </w:del>
            <w:del w:id="935" w:author="David Levinson" w:date="2006-06-30T07:28:00Z">
              <w:r>
                <w:rPr/>
                <w:delText>0</w:delText>
              </w:r>
            </w:del>
          </w:p>
        </w:tc>
        <w:tc>
          <w:tcPr>
            <w:tcW w:w="816" w:type="dxa"/>
            <w:tcBorders>
              <w:bottom w:val="single" w:sz="12" w:space="0" w:color="008000"/>
            </w:tcBorders>
          </w:tcPr>
          <w:p>
            <w:pPr>
              <w:pStyle w:val="Normal"/>
              <w:spacing w:lineRule="auto" w:line="480"/>
              <w:rPr/>
            </w:pPr>
            <w:del w:id="936" w:author="David Levinson" w:date="2006-06-30T07:28:00Z">
              <w:r>
                <w:rPr/>
                <w:delText xml:space="preserve">   </w:delText>
              </w:r>
            </w:del>
            <w:del w:id="937" w:author="David Levinson" w:date="2006-06-30T07:28:00Z">
              <w:r>
                <w:rPr/>
                <w:delText>0</w:delText>
              </w:r>
            </w:del>
          </w:p>
        </w:tc>
        <w:tc>
          <w:tcPr>
            <w:tcW w:w="756" w:type="dxa"/>
            <w:tcBorders>
              <w:bottom w:val="single" w:sz="12" w:space="0" w:color="008000"/>
            </w:tcBorders>
          </w:tcPr>
          <w:p>
            <w:pPr>
              <w:pStyle w:val="Normal"/>
              <w:spacing w:lineRule="auto" w:line="480"/>
              <w:rPr/>
            </w:pPr>
            <w:del w:id="938" w:author="David Levinson" w:date="2006-06-30T07:28:00Z">
              <w:r>
                <w:rPr/>
                <w:delText xml:space="preserve"> …</w:delText>
              </w:r>
            </w:del>
          </w:p>
        </w:tc>
        <w:tc>
          <w:tcPr>
            <w:tcW w:w="690" w:type="dxa"/>
            <w:tcBorders>
              <w:bottom w:val="single" w:sz="12" w:space="0" w:color="008000"/>
            </w:tcBorders>
          </w:tcPr>
          <w:p>
            <w:pPr>
              <w:pStyle w:val="Normal"/>
              <w:spacing w:lineRule="auto" w:line="480"/>
              <w:rPr/>
            </w:pPr>
            <w:del w:id="939" w:author="David Levinson" w:date="2006-06-30T07:28:00Z">
              <w:r>
                <w:rPr/>
                <w:delText xml:space="preserve"> </w:delText>
              </w:r>
            </w:del>
            <w:del w:id="940" w:author="David Levinson" w:date="2006-06-30T07:28:00Z">
              <w:r>
                <w:rPr/>
                <w:delText>0</w:delText>
              </w:r>
            </w:del>
          </w:p>
        </w:tc>
        <w:tc>
          <w:tcPr>
            <w:tcW w:w="656" w:type="dxa"/>
            <w:tcBorders>
              <w:bottom w:val="single" w:sz="12" w:space="0" w:color="008000"/>
            </w:tcBorders>
          </w:tcPr>
          <w:p>
            <w:pPr>
              <w:pStyle w:val="Normal"/>
              <w:spacing w:lineRule="auto" w:line="480"/>
              <w:rPr/>
            </w:pPr>
            <w:del w:id="941" w:author="David Levinson" w:date="2006-06-30T07:28:00Z">
              <w:r>
                <w:rPr/>
                <w:delText xml:space="preserve"> </w:delText>
              </w:r>
            </w:del>
            <w:del w:id="942" w:author="David Levinson" w:date="2006-06-30T07:28:00Z">
              <w:r>
                <w:rPr/>
                <w:delText>0</w:delText>
              </w:r>
            </w:del>
            <w:del w:id="943" w:author="David Levinson" w:date="2006-06-30T07:28:00Z">
              <w:r>
                <w:rPr>
                  <w:vertAlign w:val="subscript"/>
                </w:rPr>
                <w:delText>o</w:delText>
              </w:r>
            </w:del>
          </w:p>
        </w:tc>
        <w:tc>
          <w:tcPr>
            <w:tcW w:w="621" w:type="dxa"/>
            <w:tcBorders>
              <w:bottom w:val="single" w:sz="12" w:space="0" w:color="008000"/>
            </w:tcBorders>
          </w:tcPr>
          <w:p>
            <w:pPr>
              <w:pStyle w:val="Normal"/>
              <w:spacing w:lineRule="auto" w:line="480"/>
              <w:rPr/>
            </w:pPr>
            <w:del w:id="944" w:author="David Levinson" w:date="2006-06-30T07:28:00Z">
              <w:r>
                <w:rPr/>
                <w:delText xml:space="preserve"> </w:delText>
              </w:r>
            </w:del>
            <w:del w:id="945" w:author="David Levinson" w:date="2006-06-30T07:28:00Z">
              <w:r>
                <w:rPr/>
                <w:delText>1</w:delText>
              </w:r>
            </w:del>
            <w:del w:id="946" w:author="David Levinson" w:date="2006-06-30T07:28:00Z">
              <w:r>
                <w:rPr>
                  <w:vertAlign w:val="subscript"/>
                </w:rPr>
                <w:delText>l</w:delText>
              </w:r>
            </w:del>
          </w:p>
        </w:tc>
        <w:tc>
          <w:tcPr>
            <w:tcW w:w="696" w:type="dxa"/>
            <w:tcBorders>
              <w:bottom w:val="single" w:sz="12" w:space="0" w:color="008000"/>
            </w:tcBorders>
          </w:tcPr>
          <w:p>
            <w:pPr>
              <w:pStyle w:val="Normal"/>
              <w:spacing w:lineRule="auto" w:line="480"/>
              <w:rPr/>
            </w:pPr>
            <w:del w:id="947" w:author="David Levinson" w:date="2006-06-30T07:28:00Z">
              <w:r>
                <w:rPr/>
                <w:delText xml:space="preserve"> …</w:delText>
              </w:r>
            </w:del>
          </w:p>
        </w:tc>
        <w:tc>
          <w:tcPr>
            <w:tcW w:w="696" w:type="dxa"/>
            <w:tcBorders>
              <w:bottom w:val="single" w:sz="12" w:space="0" w:color="008000"/>
            </w:tcBorders>
          </w:tcPr>
          <w:p>
            <w:pPr>
              <w:pStyle w:val="Normal"/>
              <w:spacing w:lineRule="auto" w:line="480"/>
              <w:rPr/>
            </w:pPr>
            <w:del w:id="948" w:author="David Levinson" w:date="2006-06-30T07:28:00Z">
              <w:r>
                <w:rPr/>
                <w:delText xml:space="preserve">  </w:delText>
              </w:r>
            </w:del>
            <w:del w:id="949" w:author="David Levinson" w:date="2006-06-30T07:28:00Z">
              <w:r>
                <w:rPr/>
                <w:delText>1</w:delText>
              </w:r>
            </w:del>
          </w:p>
        </w:tc>
        <w:tc>
          <w:tcPr>
            <w:tcW w:w="712" w:type="dxa"/>
            <w:tcBorders>
              <w:bottom w:val="single" w:sz="12" w:space="0" w:color="008000"/>
            </w:tcBorders>
          </w:tcPr>
          <w:p>
            <w:pPr>
              <w:pStyle w:val="Normal"/>
              <w:spacing w:lineRule="auto" w:line="480"/>
              <w:rPr/>
            </w:pPr>
            <w:del w:id="950" w:author="David Levinson" w:date="2006-06-30T07:28:00Z">
              <w:r>
                <w:rPr/>
                <w:delText>1</w:delText>
              </w:r>
            </w:del>
          </w:p>
        </w:tc>
      </w:tr>
    </w:tbl>
    <w:p>
      <w:pPr>
        <w:pStyle w:val="Normal"/>
        <w:spacing w:lineRule="auto" w:line="480"/>
        <w:ind w:start="2880" w:end="0"/>
        <w:rPr/>
      </w:pPr>
      <w:r>
        <w:rPr/>
      </w:r>
    </w:p>
    <w:p>
      <w:pPr>
        <w:pStyle w:val="Normal"/>
        <w:spacing w:lineRule="auto" w:line="480"/>
        <w:jc w:val="both"/>
        <w:rPr>
          <w:del w:id="955" w:author="David Levinson" w:date="2006-06-30T07:28:00Z"/>
        </w:rPr>
        <w:sectPr>
          <w:headerReference w:type="default" r:id="rId24"/>
          <w:headerReference w:type="first" r:id="rId25"/>
          <w:footerReference w:type="default" r:id="rId26"/>
          <w:footerReference w:type="first" r:id="rId27"/>
          <w:type w:val="nextPage"/>
          <w:pgSz w:w="12240" w:h="15840"/>
          <w:pgMar w:left="1440" w:right="1469" w:gutter="0" w:header="709" w:top="1418" w:footer="709" w:bottom="1418"/>
          <w:pgNumType w:fmt="decimal"/>
          <w:formProt w:val="false"/>
          <w:textDirection w:val="lrTb"/>
          <w:docGrid w:type="default" w:linePitch="360" w:charSpace="0"/>
        </w:sectPr>
      </w:pPr>
      <w:r>
        <w:rPr/>
        <w:t>Here 1 denotes one of the players departing in that time slot without considering the vehicle identification, while 0 denotes that no player departs in that time slot; the subscripts {</w:t>
      </w:r>
      <w:del w:id="951" w:author="David Levinson" w:date="2006-06-30T07:28:00Z">
        <w:r>
          <w:rPr>
            <w:b/>
            <w:i/>
          </w:rPr>
          <w:delText>o</w:delText>
        </w:r>
      </w:del>
      <w:del w:id="952" w:author="David Levinson" w:date="2006-06-30T07:28:00Z">
        <w:r>
          <w:rPr/>
          <w:delText>} and {</w:delText>
        </w:r>
      </w:del>
      <w:del w:id="953" w:author="David Levinson" w:date="2006-06-30T07:28:00Z">
        <w:r>
          <w:rPr>
            <w:b/>
            <w:i/>
          </w:rPr>
          <w:delText>l</w:delText>
        </w:r>
      </w:del>
      <w:del w:id="954" w:author="David Levinson" w:date="2006-06-30T07:28:00Z">
        <w:r>
          <w:rPr/>
          <w:delText xml:space="preserve">} denote the time ticks. </w:delText>
        </w:r>
      </w:del>
    </w:p>
    <w:p>
      <w:pPr>
        <w:pStyle w:val="Normal"/>
        <w:widowControl/>
        <w:bidi w:val="0"/>
        <w:spacing w:lineRule="auto" w:line="480"/>
        <w:jc w:val="both"/>
        <w:rPr>
          <w:b/>
        </w:rPr>
      </w:pPr>
      <w:del w:id="956" w:author="David Levinson" w:date="2006-06-30T07:28:00Z">
        <w:r>
          <w:rPr>
            <w:b/>
          </w:rPr>
          <w:delText>TABLE 5. Number of Nash Equilibria and Lowest Total Costs in N-player Games</w:delText>
        </w:r>
      </w:del>
    </w:p>
    <w:tbl>
      <w:tblPr>
        <w:tblW w:w="9364" w:type="dxa"/>
        <w:jc w:val="center"/>
        <w:tblInd w:w="0" w:type="dxa"/>
        <w:tblLayout w:type="fixed"/>
        <w:tblCellMar>
          <w:top w:w="0" w:type="dxa"/>
          <w:start w:w="108" w:type="dxa"/>
          <w:bottom w:w="0" w:type="dxa"/>
          <w:end w:w="108" w:type="dxa"/>
        </w:tblCellMar>
      </w:tblPr>
      <w:tblGrid>
        <w:gridCol w:w="948"/>
        <w:gridCol w:w="600"/>
        <w:gridCol w:w="728"/>
        <w:gridCol w:w="600"/>
        <w:gridCol w:w="664"/>
        <w:gridCol w:w="600"/>
        <w:gridCol w:w="721"/>
        <w:gridCol w:w="600"/>
        <w:gridCol w:w="786"/>
        <w:gridCol w:w="600"/>
        <w:gridCol w:w="884"/>
        <w:gridCol w:w="751"/>
        <w:gridCol w:w="882"/>
      </w:tblGrid>
      <w:tr>
        <w:trPr/>
        <w:tc>
          <w:tcPr>
            <w:tcW w:w="948"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480"/>
              <w:jc w:val="both"/>
              <w:rPr>
                <w:b/>
              </w:rPr>
            </w:pPr>
            <w:del w:id="957" w:author="David Levinson" w:date="2006-06-30T07:28:00Z">
              <w:r>
                <w:rPr>
                  <w:b/>
                </w:rPr>
                <w:delText>E D L</w:delText>
              </w:r>
            </w:del>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480"/>
              <w:jc w:val="both"/>
              <w:rPr/>
            </w:pPr>
            <w:del w:id="958" w:author="David Levinson" w:date="2006-06-30T07:28:00Z">
              <w:r>
                <w:rPr/>
                <w:delText>N=2</w:delText>
              </w:r>
            </w:del>
          </w:p>
        </w:tc>
        <w:tc>
          <w:tcPr>
            <w:tcW w:w="126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959" w:author="David Levinson" w:date="2006-06-30T07:28:00Z">
              <w:r>
                <w:rPr>
                  <w:b/>
                </w:rPr>
                <w:delText>N=3</w:delText>
              </w:r>
            </w:del>
          </w:p>
        </w:tc>
        <w:tc>
          <w:tcPr>
            <w:tcW w:w="1321" w:type="dxa"/>
            <w:gridSpan w:val="2"/>
            <w:tcBorders>
              <w:top w:val="single" w:sz="4" w:space="0" w:color="000000"/>
              <w:start w:val="single" w:sz="4" w:space="0" w:color="000000"/>
              <w:bottom w:val="single" w:sz="4" w:space="0" w:color="000000"/>
              <w:end w:val="single" w:sz="4" w:space="0" w:color="000000"/>
            </w:tcBorders>
            <w:vAlign w:val="center"/>
          </w:tcPr>
          <w:p>
            <w:pPr>
              <w:pStyle w:val="Heading4"/>
              <w:spacing w:lineRule="auto" w:line="360"/>
              <w:ind w:hanging="0" w:start="0"/>
              <w:rPr/>
            </w:pPr>
            <w:del w:id="960" w:author="David Levinson" w:date="2006-06-30T07:28:00Z">
              <w:r>
                <w:rPr/>
                <w:delText>N=4</w:delText>
              </w:r>
            </w:del>
          </w:p>
        </w:tc>
        <w:tc>
          <w:tcPr>
            <w:tcW w:w="1386"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961" w:author="David Levinson" w:date="2006-06-30T07:28:00Z">
              <w:r>
                <w:rPr>
                  <w:b/>
                </w:rPr>
                <w:delText>N=5</w:delText>
              </w:r>
            </w:del>
          </w:p>
        </w:tc>
        <w:tc>
          <w:tcPr>
            <w:tcW w:w="148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962" w:author="David Levinson" w:date="2006-06-30T07:28:00Z">
              <w:r>
                <w:rPr>
                  <w:b/>
                </w:rPr>
                <w:delText>N=6</w:delText>
              </w:r>
            </w:del>
          </w:p>
        </w:tc>
        <w:tc>
          <w:tcPr>
            <w:tcW w:w="163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963" w:author="David Levinson" w:date="2006-06-30T07:28:00Z">
              <w:r>
                <w:rPr>
                  <w:b/>
                </w:rPr>
                <w:delText>N=7</w:delText>
              </w:r>
            </w:del>
          </w:p>
        </w:tc>
      </w:tr>
      <w:tr>
        <w:trPr/>
        <w:tc>
          <w:tcPr>
            <w:tcW w:w="9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b/>
              </w:rPr>
            </w:pPr>
            <w:r>
              <w:rPr>
                <w:b/>
              </w:rPr>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964" w:author="David Levinson" w:date="2006-06-30T07:28:00Z">
              <w:r>
                <w:rPr/>
                <w:delText>#NE LTC</w:delText>
              </w:r>
            </w:del>
          </w:p>
        </w:tc>
        <w:tc>
          <w:tcPr>
            <w:tcW w:w="1264" w:type="dxa"/>
            <w:gridSpan w:val="2"/>
            <w:tcBorders>
              <w:top w:val="single" w:sz="4" w:space="0" w:color="000000"/>
              <w:start w:val="single" w:sz="4" w:space="0" w:color="000000"/>
              <w:bottom w:val="single" w:sz="4" w:space="0" w:color="000000"/>
              <w:end w:val="single" w:sz="4" w:space="0" w:color="000000"/>
            </w:tcBorders>
            <w:vAlign w:val="center"/>
          </w:tcPr>
          <w:p>
            <w:pPr>
              <w:pStyle w:val="Footer"/>
              <w:tabs>
                <w:tab w:val="clear" w:pos="4153"/>
                <w:tab w:val="clear" w:pos="8306"/>
              </w:tabs>
              <w:spacing w:lineRule="auto" w:line="360"/>
              <w:jc w:val="center"/>
              <w:rPr/>
            </w:pPr>
            <w:del w:id="965" w:author="David Levinson" w:date="2006-06-30T07:28:00Z">
              <w:r>
                <w:rPr/>
                <w:delText>#NE LTC</w:delText>
              </w:r>
            </w:del>
          </w:p>
        </w:tc>
        <w:tc>
          <w:tcPr>
            <w:tcW w:w="132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966" w:author="David Levinson" w:date="2006-06-30T07:28:00Z">
              <w:r>
                <w:rPr/>
                <w:delText>#NE LTC</w:delText>
              </w:r>
            </w:del>
          </w:p>
        </w:tc>
        <w:tc>
          <w:tcPr>
            <w:tcW w:w="1386"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967" w:author="David Levinson" w:date="2006-06-30T07:28:00Z">
              <w:r>
                <w:rPr/>
                <w:delText>#NE LTC</w:delText>
              </w:r>
            </w:del>
          </w:p>
        </w:tc>
        <w:tc>
          <w:tcPr>
            <w:tcW w:w="148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968" w:author="David Levinson" w:date="2006-06-30T07:28:00Z">
              <w:r>
                <w:rPr/>
                <w:delText>#NE LTC</w:delText>
              </w:r>
            </w:del>
          </w:p>
        </w:tc>
        <w:tc>
          <w:tcPr>
            <w:tcW w:w="163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969" w:author="David Levinson" w:date="2006-06-30T07:28:00Z">
              <w:r>
                <w:rPr/>
                <w:delText>#NE  LTC</w:delText>
              </w:r>
            </w:del>
          </w:p>
        </w:tc>
      </w:tr>
      <w:tr>
        <w:trPr/>
        <w:tc>
          <w:tcPr>
            <w:tcW w:w="9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i/>
              </w:rPr>
            </w:pPr>
            <w:del w:id="970" w:author="David Levinson" w:date="2006-06-30T07:28:00Z">
              <w:r>
                <w:rPr>
                  <w:b/>
                  <w:i/>
                </w:rPr>
                <w:delText>0,0,0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971" w:author="David Levinson" w:date="2006-06-30T07:28:00Z">
              <w:r>
                <w:rPr>
                  <w:i/>
                </w:rPr>
                <w:delText>6</w:delText>
              </w:r>
            </w:del>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972"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Footer"/>
              <w:tabs>
                <w:tab w:val="clear" w:pos="4153"/>
                <w:tab w:val="clear" w:pos="8306"/>
              </w:tabs>
              <w:spacing w:lineRule="auto" w:line="360"/>
              <w:jc w:val="center"/>
              <w:rPr>
                <w:i/>
              </w:rPr>
            </w:pPr>
            <w:del w:id="973" w:author="David Levinson" w:date="2006-06-30T07:28:00Z">
              <w:r>
                <w:rPr>
                  <w:i/>
                </w:rPr>
                <w:delText>20</w:delText>
              </w:r>
            </w:del>
          </w:p>
        </w:tc>
        <w:tc>
          <w:tcPr>
            <w:tcW w:w="66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974"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975" w:author="David Levinson" w:date="2006-06-30T07:28:00Z">
              <w:r>
                <w:rPr>
                  <w:i/>
                </w:rPr>
                <w:delText>70</w:delText>
              </w:r>
            </w:del>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976"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977" w:author="David Levinson" w:date="2006-06-30T07:28:00Z">
              <w:r>
                <w:rPr>
                  <w:i/>
                </w:rPr>
                <w:delText>252</w:delText>
              </w:r>
            </w:del>
          </w:p>
        </w:tc>
        <w:tc>
          <w:tcPr>
            <w:tcW w:w="786" w:type="dxa"/>
            <w:tcBorders>
              <w:top w:val="single" w:sz="4" w:space="0" w:color="000000"/>
              <w:start w:val="single" w:sz="4" w:space="0" w:color="000000"/>
              <w:bottom w:val="single" w:sz="4" w:space="0" w:color="000000"/>
              <w:end w:val="single" w:sz="4" w:space="0" w:color="000000"/>
            </w:tcBorders>
            <w:vAlign w:val="center"/>
          </w:tcPr>
          <w:p>
            <w:pPr>
              <w:pStyle w:val="Footer"/>
              <w:tabs>
                <w:tab w:val="clear" w:pos="4153"/>
                <w:tab w:val="clear" w:pos="8306"/>
              </w:tabs>
              <w:spacing w:lineRule="auto" w:line="360"/>
              <w:jc w:val="center"/>
              <w:rPr>
                <w:b/>
              </w:rPr>
            </w:pPr>
            <w:del w:id="978"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979" w:author="David Levinson" w:date="2006-06-30T07:28:00Z">
              <w:r>
                <w:rPr>
                  <w:i/>
                </w:rPr>
                <w:delText>924</w:delText>
              </w:r>
            </w:del>
          </w:p>
        </w:tc>
        <w:tc>
          <w:tcPr>
            <w:tcW w:w="8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980" w:author="David Levinson" w:date="2006-06-30T07:28:00Z">
              <w:r>
                <w:rPr>
                  <w:b/>
                </w:rPr>
                <w:delText>0</w:delText>
              </w:r>
            </w:del>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981" w:author="David Levinson" w:date="2006-06-30T07:28:00Z">
              <w:r>
                <w:rPr>
                  <w:i/>
                </w:rPr>
                <w:delText>3432</w:delText>
              </w:r>
            </w:del>
          </w:p>
        </w:tc>
        <w:tc>
          <w:tcPr>
            <w:tcW w:w="8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982" w:author="David Levinson" w:date="2006-06-30T07:28:00Z">
              <w:r>
                <w:rPr>
                  <w:b/>
                </w:rPr>
                <w:delText>0</w:delText>
              </w:r>
            </w:del>
          </w:p>
        </w:tc>
      </w:tr>
      <w:tr>
        <w:trPr/>
        <w:tc>
          <w:tcPr>
            <w:tcW w:w="9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i/>
              </w:rPr>
            </w:pPr>
            <w:del w:id="983" w:author="David Levinson" w:date="2006-06-30T07:28:00Z">
              <w:r>
                <w:rPr>
                  <w:b/>
                  <w:i/>
                </w:rPr>
                <w:delText>0,0,1</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984" w:author="David Levinson" w:date="2006-06-30T07:28:00Z">
              <w:r>
                <w:rPr>
                  <w:i/>
                </w:rPr>
                <w:delText>2</w:delText>
              </w:r>
            </w:del>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985"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986" w:author="David Levinson" w:date="2006-06-30T07:28:00Z">
              <w:r>
                <w:rPr>
                  <w:i/>
                </w:rPr>
                <w:delText>5</w:delText>
              </w:r>
            </w:del>
          </w:p>
        </w:tc>
        <w:tc>
          <w:tcPr>
            <w:tcW w:w="66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987"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988" w:author="David Levinson" w:date="2006-06-30T07:28:00Z">
              <w:r>
                <w:rPr>
                  <w:i/>
                </w:rPr>
                <w:delText>14</w:delText>
              </w:r>
            </w:del>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989"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990" w:author="David Levinson" w:date="2006-06-30T07:28:00Z">
              <w:r>
                <w:rPr>
                  <w:i/>
                </w:rPr>
                <w:delText>42</w:delText>
              </w:r>
            </w:del>
          </w:p>
        </w:tc>
        <w:tc>
          <w:tcPr>
            <w:tcW w:w="78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991"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992" w:author="David Levinson" w:date="2006-06-30T07:28:00Z">
              <w:r>
                <w:rPr>
                  <w:i/>
                </w:rPr>
                <w:delText>132</w:delText>
              </w:r>
            </w:del>
          </w:p>
        </w:tc>
        <w:tc>
          <w:tcPr>
            <w:tcW w:w="8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993" w:author="David Levinson" w:date="2006-06-30T07:28:00Z">
              <w:r>
                <w:rPr>
                  <w:b/>
                </w:rPr>
                <w:delText>0</w:delText>
              </w:r>
            </w:del>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994" w:author="David Levinson" w:date="2006-06-30T07:28:00Z">
              <w:r>
                <w:rPr>
                  <w:i/>
                </w:rPr>
                <w:delText>429</w:delText>
              </w:r>
            </w:del>
          </w:p>
        </w:tc>
        <w:tc>
          <w:tcPr>
            <w:tcW w:w="8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995" w:author="David Levinson" w:date="2006-06-30T07:28:00Z">
              <w:r>
                <w:rPr>
                  <w:b/>
                </w:rPr>
                <w:delText>0</w:delText>
              </w:r>
            </w:del>
          </w:p>
        </w:tc>
      </w:tr>
      <w:tr>
        <w:trPr/>
        <w:tc>
          <w:tcPr>
            <w:tcW w:w="9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i/>
              </w:rPr>
            </w:pPr>
            <w:del w:id="996" w:author="David Levinson" w:date="2006-06-30T07:28:00Z">
              <w:r>
                <w:rPr>
                  <w:b/>
                  <w:i/>
                </w:rPr>
                <w:delText>0,1,0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997" w:author="David Levinson" w:date="2006-06-30T07:28:00Z">
              <w:r>
                <w:rPr>
                  <w:i/>
                </w:rPr>
                <w:delText>3</w:delText>
              </w:r>
            </w:del>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998"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999" w:author="David Levinson" w:date="2006-06-30T07:28:00Z">
              <w:r>
                <w:rPr>
                  <w:i/>
                </w:rPr>
                <w:delText>4</w:delText>
              </w:r>
            </w:del>
          </w:p>
        </w:tc>
        <w:tc>
          <w:tcPr>
            <w:tcW w:w="66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00"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01" w:author="David Levinson" w:date="2006-06-30T07:28:00Z">
              <w:r>
                <w:rPr>
                  <w:i/>
                </w:rPr>
                <w:delText>5</w:delText>
              </w:r>
            </w:del>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02"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03" w:author="David Levinson" w:date="2006-06-30T07:28:00Z">
              <w:r>
                <w:rPr>
                  <w:i/>
                </w:rPr>
                <w:delText>6</w:delText>
              </w:r>
            </w:del>
          </w:p>
        </w:tc>
        <w:tc>
          <w:tcPr>
            <w:tcW w:w="78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04"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05" w:author="David Levinson" w:date="2006-06-30T07:28:00Z">
              <w:r>
                <w:rPr>
                  <w:i/>
                </w:rPr>
                <w:delText>7</w:delText>
              </w:r>
            </w:del>
          </w:p>
        </w:tc>
        <w:tc>
          <w:tcPr>
            <w:tcW w:w="8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06" w:author="David Levinson" w:date="2006-06-30T07:28:00Z">
              <w:r>
                <w:rPr>
                  <w:b/>
                </w:rPr>
                <w:delText>0</w:delText>
              </w:r>
            </w:del>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07" w:author="David Levinson" w:date="2006-06-30T07:28:00Z">
              <w:r>
                <w:rPr>
                  <w:i/>
                </w:rPr>
                <w:delText>8</w:delText>
              </w:r>
            </w:del>
          </w:p>
        </w:tc>
        <w:tc>
          <w:tcPr>
            <w:tcW w:w="8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08" w:author="David Levinson" w:date="2006-06-30T07:28:00Z">
              <w:r>
                <w:rPr>
                  <w:b/>
                </w:rPr>
                <w:delText>0</w:delText>
              </w:r>
            </w:del>
          </w:p>
        </w:tc>
      </w:tr>
      <w:tr>
        <w:trPr/>
        <w:tc>
          <w:tcPr>
            <w:tcW w:w="9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i/>
              </w:rPr>
            </w:pPr>
            <w:del w:id="1009" w:author="David Levinson" w:date="2006-06-30T07:28:00Z">
              <w:r>
                <w:rPr>
                  <w:b/>
                  <w:i/>
                </w:rPr>
                <w:delText>1,0,0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10" w:author="David Levinson" w:date="2006-06-30T07:28:00Z">
              <w:r>
                <w:rPr>
                  <w:i/>
                </w:rPr>
                <w:delText>3</w:delText>
              </w:r>
            </w:del>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11"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12" w:author="David Levinson" w:date="2006-06-30T07:28:00Z">
              <w:r>
                <w:rPr>
                  <w:i/>
                </w:rPr>
                <w:delText>4</w:delText>
              </w:r>
            </w:del>
          </w:p>
        </w:tc>
        <w:tc>
          <w:tcPr>
            <w:tcW w:w="66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13"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14" w:author="David Levinson" w:date="2006-06-30T07:28:00Z">
              <w:r>
                <w:rPr>
                  <w:i/>
                </w:rPr>
                <w:delText>5</w:delText>
              </w:r>
            </w:del>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15"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16" w:author="David Levinson" w:date="2006-06-30T07:28:00Z">
              <w:r>
                <w:rPr>
                  <w:i/>
                </w:rPr>
                <w:delText>6</w:delText>
              </w:r>
            </w:del>
          </w:p>
        </w:tc>
        <w:tc>
          <w:tcPr>
            <w:tcW w:w="78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17"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18" w:author="David Levinson" w:date="2006-06-30T07:28:00Z">
              <w:r>
                <w:rPr>
                  <w:i/>
                </w:rPr>
                <w:delText>7</w:delText>
              </w:r>
            </w:del>
          </w:p>
        </w:tc>
        <w:tc>
          <w:tcPr>
            <w:tcW w:w="8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19" w:author="David Levinson" w:date="2006-06-30T07:28:00Z">
              <w:r>
                <w:rPr>
                  <w:b/>
                </w:rPr>
                <w:delText>0</w:delText>
              </w:r>
            </w:del>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20" w:author="David Levinson" w:date="2006-06-30T07:28:00Z">
              <w:r>
                <w:rPr>
                  <w:i/>
                </w:rPr>
                <w:delText>8</w:delText>
              </w:r>
            </w:del>
          </w:p>
        </w:tc>
        <w:tc>
          <w:tcPr>
            <w:tcW w:w="8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21" w:author="David Levinson" w:date="2006-06-30T07:28:00Z">
              <w:r>
                <w:rPr>
                  <w:b/>
                </w:rPr>
                <w:delText>0</w:delText>
              </w:r>
            </w:del>
          </w:p>
        </w:tc>
      </w:tr>
      <w:tr>
        <w:trPr/>
        <w:tc>
          <w:tcPr>
            <w:tcW w:w="9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i/>
              </w:rPr>
            </w:pPr>
            <w:del w:id="1022" w:author="David Levinson" w:date="2006-06-30T07:28:00Z">
              <w:r>
                <w:rPr>
                  <w:b/>
                  <w:i/>
                </w:rPr>
                <w:delText>1,1,0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23" w:author="David Levinson" w:date="2006-06-30T07:28:00Z">
              <w:r>
                <w:rPr>
                  <w:i/>
                </w:rPr>
                <w:delText>1</w:delText>
              </w:r>
            </w:del>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24"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25" w:author="David Levinson" w:date="2006-06-30T07:28:00Z">
              <w:r>
                <w:rPr>
                  <w:i/>
                </w:rPr>
                <w:delText>3</w:delText>
              </w:r>
            </w:del>
          </w:p>
        </w:tc>
        <w:tc>
          <w:tcPr>
            <w:tcW w:w="66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26" w:author="David Levinson" w:date="2006-06-30T07:28:00Z">
              <w:r>
                <w:rPr>
                  <w:b/>
                </w:rPr>
                <w:delText>1</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27" w:author="David Levinson" w:date="2006-06-30T07:28:00Z">
              <w:r>
                <w:rPr>
                  <w:i/>
                </w:rPr>
                <w:delText>2</w:delText>
              </w:r>
            </w:del>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28" w:author="David Levinson" w:date="2006-06-30T07:28:00Z">
              <w:r>
                <w:rPr>
                  <w:b/>
                </w:rPr>
                <w:delText>2</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29" w:author="David Levinson" w:date="2006-06-30T07:28:00Z">
              <w:r>
                <w:rPr>
                  <w:i/>
                </w:rPr>
                <w:delText>0</w:delText>
              </w:r>
            </w:del>
          </w:p>
        </w:tc>
        <w:tc>
          <w:tcPr>
            <w:tcW w:w="78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030" w:author="David Levinson" w:date="2006-06-30T07:28:00Z">
              <w:r>
                <w:rPr/>
                <w:delText>4</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31" w:author="David Levinson" w:date="2006-06-30T07:28:00Z">
              <w:r>
                <w:rPr>
                  <w:i/>
                </w:rPr>
                <w:delText>0</w:delText>
              </w:r>
            </w:del>
          </w:p>
        </w:tc>
        <w:tc>
          <w:tcPr>
            <w:tcW w:w="8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032" w:author="David Levinson" w:date="2006-06-30T07:28:00Z">
              <w:r>
                <w:rPr/>
                <w:delText>6</w:delText>
              </w:r>
            </w:del>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33" w:author="David Levinson" w:date="2006-06-30T07:28:00Z">
              <w:r>
                <w:rPr>
                  <w:i/>
                </w:rPr>
                <w:delText>0</w:delText>
              </w:r>
            </w:del>
          </w:p>
        </w:tc>
        <w:tc>
          <w:tcPr>
            <w:tcW w:w="8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034" w:author="David Levinson" w:date="2006-06-30T07:28:00Z">
              <w:r>
                <w:rPr/>
                <w:delText>9</w:delText>
              </w:r>
            </w:del>
          </w:p>
        </w:tc>
      </w:tr>
      <w:tr>
        <w:trPr/>
        <w:tc>
          <w:tcPr>
            <w:tcW w:w="9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i/>
              </w:rPr>
            </w:pPr>
            <w:del w:id="1035" w:author="David Levinson" w:date="2006-06-30T07:28:00Z">
              <w:r>
                <w:rPr>
                  <w:b/>
                  <w:i/>
                </w:rPr>
                <w:delText>1,0,1</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36" w:author="David Levinson" w:date="2006-06-30T07:28:00Z">
              <w:r>
                <w:rPr>
                  <w:i/>
                </w:rPr>
                <w:delText>1</w:delText>
              </w:r>
            </w:del>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37" w:author="David Levinson" w:date="2006-06-30T07:28:00Z">
              <w:r>
                <w:rPr>
                  <w:b/>
                </w:rPr>
                <w:delText>1</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38" w:author="David Levinson" w:date="2006-06-30T07:28:00Z">
              <w:r>
                <w:rPr>
                  <w:i/>
                </w:rPr>
                <w:delText>3</w:delText>
              </w:r>
            </w:del>
          </w:p>
        </w:tc>
        <w:tc>
          <w:tcPr>
            <w:tcW w:w="66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39" w:author="David Levinson" w:date="2006-06-30T07:28:00Z">
              <w:r>
                <w:rPr>
                  <w:b/>
                </w:rPr>
                <w:delText>2</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40" w:author="David Levinson" w:date="2006-06-30T07:28:00Z">
              <w:r>
                <w:rPr>
                  <w:i/>
                </w:rPr>
                <w:delText>2</w:delText>
              </w:r>
            </w:del>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41" w:author="David Levinson" w:date="2006-06-30T07:28:00Z">
              <w:r>
                <w:rPr>
                  <w:b/>
                </w:rPr>
                <w:delText>4</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42" w:author="David Levinson" w:date="2006-06-30T07:28:00Z">
              <w:r>
                <w:rPr>
                  <w:i/>
                </w:rPr>
                <w:delText>2</w:delText>
              </w:r>
            </w:del>
          </w:p>
        </w:tc>
        <w:tc>
          <w:tcPr>
            <w:tcW w:w="78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43" w:author="David Levinson" w:date="2006-06-30T07:28:00Z">
              <w:r>
                <w:rPr>
                  <w:b/>
                </w:rPr>
                <w:delText>6</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44" w:author="David Levinson" w:date="2006-06-30T07:28:00Z">
              <w:r>
                <w:rPr>
                  <w:i/>
                </w:rPr>
                <w:delText>3</w:delText>
              </w:r>
            </w:del>
          </w:p>
        </w:tc>
        <w:tc>
          <w:tcPr>
            <w:tcW w:w="8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45" w:author="David Levinson" w:date="2006-06-30T07:28:00Z">
              <w:r>
                <w:rPr>
                  <w:b/>
                </w:rPr>
                <w:delText>9</w:delText>
              </w:r>
            </w:del>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46" w:author="David Levinson" w:date="2006-06-30T07:28:00Z">
              <w:r>
                <w:rPr>
                  <w:i/>
                </w:rPr>
                <w:delText>3</w:delText>
              </w:r>
            </w:del>
          </w:p>
        </w:tc>
        <w:tc>
          <w:tcPr>
            <w:tcW w:w="8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47" w:author="David Levinson" w:date="2006-06-30T07:28:00Z">
              <w:r>
                <w:rPr>
                  <w:b/>
                </w:rPr>
                <w:delText>12</w:delText>
              </w:r>
            </w:del>
          </w:p>
        </w:tc>
      </w:tr>
      <w:tr>
        <w:trPr/>
        <w:tc>
          <w:tcPr>
            <w:tcW w:w="9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i/>
              </w:rPr>
            </w:pPr>
            <w:del w:id="1048" w:author="David Levinson" w:date="2006-06-30T07:28:00Z">
              <w:r>
                <w:rPr>
                  <w:b/>
                  <w:i/>
                </w:rPr>
                <w:delText>0,1,1</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49" w:author="David Levinson" w:date="2006-06-30T07:28:00Z">
              <w:r>
                <w:rPr>
                  <w:i/>
                </w:rPr>
                <w:delText>1</w:delText>
              </w:r>
            </w:del>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50"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51" w:author="David Levinson" w:date="2006-06-30T07:28:00Z">
              <w:r>
                <w:rPr>
                  <w:i/>
                </w:rPr>
                <w:delText>1</w:delText>
              </w:r>
            </w:del>
          </w:p>
        </w:tc>
        <w:tc>
          <w:tcPr>
            <w:tcW w:w="66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52"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53" w:author="David Levinson" w:date="2006-06-30T07:28:00Z">
              <w:r>
                <w:rPr>
                  <w:i/>
                </w:rPr>
                <w:delText>1</w:delText>
              </w:r>
            </w:del>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54"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55" w:author="David Levinson" w:date="2006-06-30T07:28:00Z">
              <w:r>
                <w:rPr>
                  <w:i/>
                </w:rPr>
                <w:delText>1</w:delText>
              </w:r>
            </w:del>
          </w:p>
        </w:tc>
        <w:tc>
          <w:tcPr>
            <w:tcW w:w="78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56" w:author="David Levinson" w:date="2006-06-30T07:28:00Z">
              <w:r>
                <w:rPr>
                  <w:b/>
                </w:rPr>
                <w:delText>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57" w:author="David Levinson" w:date="2006-06-30T07:28:00Z">
              <w:r>
                <w:rPr>
                  <w:i/>
                </w:rPr>
                <w:delText>1</w:delText>
              </w:r>
            </w:del>
          </w:p>
        </w:tc>
        <w:tc>
          <w:tcPr>
            <w:tcW w:w="8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58" w:author="David Levinson" w:date="2006-06-30T07:28:00Z">
              <w:r>
                <w:rPr>
                  <w:b/>
                </w:rPr>
                <w:delText>0</w:delText>
              </w:r>
            </w:del>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59" w:author="David Levinson" w:date="2006-06-30T07:28:00Z">
              <w:r>
                <w:rPr>
                  <w:i/>
                </w:rPr>
                <w:delText>1</w:delText>
              </w:r>
            </w:del>
          </w:p>
        </w:tc>
        <w:tc>
          <w:tcPr>
            <w:tcW w:w="8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60" w:author="David Levinson" w:date="2006-06-30T07:28:00Z">
              <w:r>
                <w:rPr>
                  <w:b/>
                </w:rPr>
                <w:delText>0</w:delText>
              </w:r>
            </w:del>
          </w:p>
        </w:tc>
      </w:tr>
      <w:tr>
        <w:trPr/>
        <w:tc>
          <w:tcPr>
            <w:tcW w:w="9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i/>
              </w:rPr>
            </w:pPr>
            <w:del w:id="1061" w:author="David Levinson" w:date="2006-06-30T07:28:00Z">
              <w:r>
                <w:rPr>
                  <w:b/>
                  <w:i/>
                </w:rPr>
                <w:delText>1,1,1</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62" w:author="David Levinson" w:date="2006-06-30T07:28:00Z">
              <w:r>
                <w:rPr>
                  <w:i/>
                </w:rPr>
                <w:delText>3</w:delText>
              </w:r>
            </w:del>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63" w:author="David Levinson" w:date="2006-06-30T07:28:00Z">
              <w:r>
                <w:rPr>
                  <w:b/>
                </w:rPr>
                <w:delText>1 or 2</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64" w:author="David Levinson" w:date="2006-06-30T07:28:00Z">
              <w:r>
                <w:rPr>
                  <w:i/>
                </w:rPr>
                <w:delText>2</w:delText>
              </w:r>
            </w:del>
          </w:p>
        </w:tc>
        <w:tc>
          <w:tcPr>
            <w:tcW w:w="66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65" w:author="David Levinson" w:date="2006-06-30T07:28:00Z">
              <w:r>
                <w:rPr>
                  <w:b/>
                </w:rPr>
                <w:delText>2</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66" w:author="David Levinson" w:date="2006-06-30T07:28:00Z">
              <w:r>
                <w:rPr>
                  <w:i/>
                </w:rPr>
                <w:delText>0</w:delText>
              </w:r>
            </w:del>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067" w:author="David Levinson" w:date="2006-06-30T07:28:00Z">
              <w:r>
                <w:rPr/>
                <w:delText>4</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68" w:author="David Levinson" w:date="2006-06-30T07:28:00Z">
              <w:r>
                <w:rPr>
                  <w:i/>
                </w:rPr>
                <w:delText>0</w:delText>
              </w:r>
            </w:del>
          </w:p>
        </w:tc>
        <w:tc>
          <w:tcPr>
            <w:tcW w:w="78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069" w:author="David Levinson" w:date="2006-06-30T07:28:00Z">
              <w:r>
                <w:rPr/>
                <w:delText>7</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70" w:author="David Levinson" w:date="2006-06-30T07:28:00Z">
              <w:r>
                <w:rPr>
                  <w:i/>
                </w:rPr>
                <w:delText>0</w:delText>
              </w:r>
            </w:del>
          </w:p>
        </w:tc>
        <w:tc>
          <w:tcPr>
            <w:tcW w:w="8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071" w:author="David Levinson" w:date="2006-06-30T07:28:00Z">
              <w:r>
                <w:rPr/>
                <w:delText>10</w:delText>
              </w:r>
            </w:del>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72" w:author="David Levinson" w:date="2006-06-30T07:28:00Z">
              <w:r>
                <w:rPr>
                  <w:i/>
                </w:rPr>
                <w:delText>0</w:delText>
              </w:r>
            </w:del>
          </w:p>
        </w:tc>
        <w:tc>
          <w:tcPr>
            <w:tcW w:w="8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073" w:author="David Levinson" w:date="2006-06-30T07:28:00Z">
              <w:r>
                <w:rPr/>
                <w:delText>14</w:delText>
              </w:r>
            </w:del>
          </w:p>
        </w:tc>
      </w:tr>
      <w:tr>
        <w:trPr/>
        <w:tc>
          <w:tcPr>
            <w:tcW w:w="9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i/>
              </w:rPr>
            </w:pPr>
            <w:del w:id="1074" w:author="David Levinson" w:date="2006-06-30T07:28:00Z">
              <w:r>
                <w:rPr>
                  <w:b/>
                  <w:i/>
                </w:rPr>
                <w:delText>1,3,4</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75" w:author="David Levinson" w:date="2006-06-30T07:28:00Z">
              <w:r>
                <w:rPr>
                  <w:i/>
                </w:rPr>
                <w:delText>1</w:delText>
              </w:r>
            </w:del>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76" w:author="David Levinson" w:date="2006-06-30T07:28:00Z">
              <w:r>
                <w:rPr>
                  <w:b/>
                </w:rPr>
                <w:delText>1</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77" w:author="David Levinson" w:date="2006-06-30T07:28:00Z">
              <w:r>
                <w:rPr>
                  <w:i/>
                </w:rPr>
                <w:delText>1</w:delText>
              </w:r>
            </w:del>
          </w:p>
        </w:tc>
        <w:tc>
          <w:tcPr>
            <w:tcW w:w="66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78" w:author="David Levinson" w:date="2006-06-30T07:28:00Z">
              <w:r>
                <w:rPr>
                  <w:b/>
                </w:rPr>
                <w:delText>3</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79" w:author="David Levinson" w:date="2006-06-30T07:28:00Z">
              <w:r>
                <w:rPr>
                  <w:i/>
                </w:rPr>
                <w:delText>0</w:delText>
              </w:r>
            </w:del>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080" w:author="David Levinson" w:date="2006-06-30T07:28:00Z">
              <w:r>
                <w:rPr/>
                <w:delText>6</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81" w:author="David Levinson" w:date="2006-06-30T07:28:00Z">
              <w:r>
                <w:rPr>
                  <w:i/>
                </w:rPr>
                <w:delText>0</w:delText>
              </w:r>
            </w:del>
          </w:p>
        </w:tc>
        <w:tc>
          <w:tcPr>
            <w:tcW w:w="78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082" w:author="David Levinson" w:date="2006-06-30T07:28:00Z">
              <w:r>
                <w:rPr/>
                <w:delText>10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83" w:author="David Levinson" w:date="2006-06-30T07:28:00Z">
              <w:r>
                <w:rPr>
                  <w:i/>
                </w:rPr>
                <w:delText>0</w:delText>
              </w:r>
            </w:del>
          </w:p>
        </w:tc>
        <w:tc>
          <w:tcPr>
            <w:tcW w:w="8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084" w:author="David Levinson" w:date="2006-06-30T07:28:00Z">
              <w:r>
                <w:rPr/>
                <w:delText>14</w:delText>
              </w:r>
            </w:del>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85" w:author="David Levinson" w:date="2006-06-30T07:28:00Z">
              <w:r>
                <w:rPr>
                  <w:i/>
                </w:rPr>
                <w:delText>0</w:delText>
              </w:r>
            </w:del>
          </w:p>
        </w:tc>
        <w:tc>
          <w:tcPr>
            <w:tcW w:w="8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086" w:author="David Levinson" w:date="2006-06-30T07:28:00Z">
              <w:r>
                <w:rPr/>
                <w:delText>19</w:delText>
              </w:r>
            </w:del>
          </w:p>
        </w:tc>
      </w:tr>
      <w:tr>
        <w:trPr/>
        <w:tc>
          <w:tcPr>
            <w:tcW w:w="9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i/>
              </w:rPr>
            </w:pPr>
            <w:del w:id="1087" w:author="David Levinson" w:date="2006-06-30T07:28:00Z">
              <w:r>
                <w:rPr>
                  <w:b/>
                  <w:i/>
                </w:rPr>
                <w:delText>4,0,3</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88" w:author="David Levinson" w:date="2006-06-30T07:28:00Z">
              <w:r>
                <w:rPr>
                  <w:i/>
                </w:rPr>
                <w:delText>1</w:delText>
              </w:r>
            </w:del>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89" w:author="David Levinson" w:date="2006-06-30T07:28:00Z">
              <w:r>
                <w:rPr>
                  <w:b/>
                </w:rPr>
                <w:delText>3</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90" w:author="David Levinson" w:date="2006-06-30T07:28:00Z">
              <w:r>
                <w:rPr>
                  <w:i/>
                </w:rPr>
                <w:delText>2</w:delText>
              </w:r>
            </w:del>
          </w:p>
        </w:tc>
        <w:tc>
          <w:tcPr>
            <w:tcW w:w="66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91" w:author="David Levinson" w:date="2006-06-30T07:28:00Z">
              <w:r>
                <w:rPr>
                  <w:b/>
                </w:rPr>
                <w:delText>7</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92" w:author="David Levinson" w:date="2006-06-30T07:28:00Z">
              <w:r>
                <w:rPr>
                  <w:i/>
                </w:rPr>
                <w:delText>1</w:delText>
              </w:r>
            </w:del>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93" w:author="David Levinson" w:date="2006-06-30T07:28:00Z">
              <w:r>
                <w:rPr>
                  <w:b/>
                </w:rPr>
                <w:delText>13</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94" w:author="David Levinson" w:date="2006-06-30T07:28:00Z">
              <w:r>
                <w:rPr>
                  <w:i/>
                </w:rPr>
                <w:delText>2</w:delText>
              </w:r>
            </w:del>
          </w:p>
        </w:tc>
        <w:tc>
          <w:tcPr>
            <w:tcW w:w="78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95" w:author="David Levinson" w:date="2006-06-30T07:28:00Z">
              <w:r>
                <w:rPr>
                  <w:b/>
                </w:rPr>
                <w:delText>21</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96" w:author="David Levinson" w:date="2006-06-30T07:28:00Z">
              <w:r>
                <w:rPr>
                  <w:i/>
                </w:rPr>
                <w:delText>3</w:delText>
              </w:r>
            </w:del>
          </w:p>
        </w:tc>
        <w:tc>
          <w:tcPr>
            <w:tcW w:w="8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97" w:author="David Levinson" w:date="2006-06-30T07:28:00Z">
              <w:r>
                <w:rPr>
                  <w:b/>
                </w:rPr>
                <w:delText>30</w:delText>
              </w:r>
            </w:del>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098" w:author="David Levinson" w:date="2006-06-30T07:28:00Z">
              <w:r>
                <w:rPr>
                  <w:i/>
                </w:rPr>
                <w:delText>3</w:delText>
              </w:r>
            </w:del>
          </w:p>
        </w:tc>
        <w:tc>
          <w:tcPr>
            <w:tcW w:w="8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099" w:author="David Levinson" w:date="2006-06-30T07:28:00Z">
              <w:r>
                <w:rPr>
                  <w:b/>
                </w:rPr>
                <w:delText>42</w:delText>
              </w:r>
            </w:del>
          </w:p>
        </w:tc>
      </w:tr>
      <w:tr>
        <w:trPr/>
        <w:tc>
          <w:tcPr>
            <w:tcW w:w="9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i/>
              </w:rPr>
            </w:pPr>
            <w:del w:id="1100" w:author="David Levinson" w:date="2006-06-30T07:28:00Z">
              <w:r>
                <w:rPr>
                  <w:b/>
                  <w:i/>
                </w:rPr>
                <w:delText>3,0,4</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01" w:author="David Levinson" w:date="2006-06-30T07:28:00Z">
              <w:r>
                <w:rPr>
                  <w:i/>
                </w:rPr>
                <w:delText>1</w:delText>
              </w:r>
            </w:del>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del w:id="1103" w:author="David Levinson" w:date="2006-06-30T07:28:00Z"/>
                <w:b/>
              </w:rPr>
            </w:pPr>
            <w:del w:id="1102" w:author="David Levinson" w:date="2006-06-30T07:28:00Z">
              <w:r>
                <w:rPr>
                  <w:b/>
                </w:rPr>
                <w:delText>4</w:delText>
              </w:r>
            </w:del>
          </w:p>
          <w:p>
            <w:pPr>
              <w:pStyle w:val="Normal"/>
              <w:spacing w:lineRule="auto" w:line="360"/>
              <w:jc w:val="center"/>
              <w:rPr/>
            </w:pPr>
            <w:del w:id="1104" w:author="David Levinson" w:date="2006-06-30T07:28:00Z">
              <w:r>
                <w:rPr/>
                <w:delText>(3)</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05" w:author="David Levinson" w:date="2006-06-30T07:28:00Z">
              <w:r>
                <w:rPr>
                  <w:i/>
                </w:rPr>
                <w:delText>1</w:delText>
              </w:r>
            </w:del>
          </w:p>
        </w:tc>
        <w:tc>
          <w:tcPr>
            <w:tcW w:w="66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106" w:author="David Levinson" w:date="2006-06-30T07:28:00Z">
              <w:r>
                <w:rPr>
                  <w:b/>
                </w:rPr>
                <w:delText>7</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07" w:author="David Levinson" w:date="2006-06-30T07:28:00Z">
              <w:r>
                <w:rPr>
                  <w:i/>
                </w:rPr>
                <w:delText>2</w:delText>
              </w:r>
            </w:del>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108" w:author="David Levinson" w:date="2006-06-30T07:28:00Z">
              <w:r>
                <w:rPr>
                  <w:b/>
                </w:rPr>
                <w:delText>13</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09" w:author="David Levinson" w:date="2006-06-30T07:28:00Z">
              <w:r>
                <w:rPr>
                  <w:i/>
                </w:rPr>
                <w:delText>2</w:delText>
              </w:r>
            </w:del>
          </w:p>
        </w:tc>
        <w:tc>
          <w:tcPr>
            <w:tcW w:w="78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110" w:author="David Levinson" w:date="2006-06-30T07:28:00Z">
              <w:r>
                <w:rPr>
                  <w:b/>
                </w:rPr>
                <w:delText>21</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11" w:author="David Levinson" w:date="2006-06-30T07:28:00Z">
              <w:r>
                <w:rPr>
                  <w:i/>
                </w:rPr>
                <w:delText>2</w:delText>
              </w:r>
            </w:del>
          </w:p>
        </w:tc>
        <w:tc>
          <w:tcPr>
            <w:tcW w:w="8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112" w:author="David Levinson" w:date="2006-06-30T07:28:00Z">
              <w:r>
                <w:rPr>
                  <w:b/>
                </w:rPr>
                <w:delText>30</w:delText>
              </w:r>
            </w:del>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13" w:author="David Levinson" w:date="2006-06-30T07:28:00Z">
              <w:r>
                <w:rPr>
                  <w:i/>
                </w:rPr>
                <w:delText>3</w:delText>
              </w:r>
            </w:del>
          </w:p>
        </w:tc>
        <w:tc>
          <w:tcPr>
            <w:tcW w:w="8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114" w:author="David Levinson" w:date="2006-06-30T07:28:00Z">
              <w:r>
                <w:rPr>
                  <w:b/>
                </w:rPr>
                <w:delText>42</w:delText>
              </w:r>
            </w:del>
          </w:p>
        </w:tc>
      </w:tr>
      <w:tr>
        <w:trPr/>
        <w:tc>
          <w:tcPr>
            <w:tcW w:w="9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i/>
              </w:rPr>
            </w:pPr>
            <w:del w:id="1115" w:author="David Levinson" w:date="2006-06-30T07:28:00Z">
              <w:r>
                <w:rPr>
                  <w:b/>
                  <w:i/>
                </w:rPr>
                <w:delText>3,1,4</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16" w:author="David Levinson" w:date="2006-06-30T07:28:00Z">
              <w:r>
                <w:rPr>
                  <w:i/>
                </w:rPr>
                <w:delText>1</w:delText>
              </w:r>
            </w:del>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del w:id="1118" w:author="David Levinson" w:date="2006-06-30T07:28:00Z"/>
                <w:b/>
              </w:rPr>
            </w:pPr>
            <w:del w:id="1117" w:author="David Levinson" w:date="2006-06-30T07:28:00Z">
              <w:r>
                <w:rPr>
                  <w:b/>
                </w:rPr>
                <w:delText>5</w:delText>
              </w:r>
            </w:del>
          </w:p>
          <w:p>
            <w:pPr>
              <w:pStyle w:val="Normal"/>
              <w:spacing w:lineRule="auto" w:line="360"/>
              <w:jc w:val="center"/>
              <w:rPr/>
            </w:pPr>
            <w:del w:id="1119" w:author="David Levinson" w:date="2006-06-30T07:28:00Z">
              <w:r>
                <w:rPr/>
                <w:delText>(3)</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20" w:author="David Levinson" w:date="2006-06-30T07:28:00Z">
              <w:r>
                <w:rPr>
                  <w:i/>
                </w:rPr>
                <w:delText>1</w:delText>
              </w:r>
            </w:del>
          </w:p>
        </w:tc>
        <w:tc>
          <w:tcPr>
            <w:tcW w:w="66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del w:id="1122" w:author="David Levinson" w:date="2006-06-30T07:28:00Z"/>
                <w:b/>
              </w:rPr>
            </w:pPr>
            <w:del w:id="1121" w:author="David Levinson" w:date="2006-06-30T07:28:00Z">
              <w:r>
                <w:rPr>
                  <w:b/>
                </w:rPr>
                <w:delText>10</w:delText>
              </w:r>
            </w:del>
          </w:p>
          <w:p>
            <w:pPr>
              <w:pStyle w:val="Normal"/>
              <w:spacing w:lineRule="auto" w:line="360"/>
              <w:jc w:val="center"/>
              <w:rPr/>
            </w:pPr>
            <w:del w:id="1123" w:author="David Levinson" w:date="2006-06-30T07:28:00Z">
              <w:r>
                <w:rPr/>
                <w:delText>(7)</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24" w:author="David Levinson" w:date="2006-06-30T07:28:00Z">
              <w:r>
                <w:rPr>
                  <w:i/>
                </w:rPr>
                <w:delText>1</w:delText>
              </w:r>
            </w:del>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del w:id="1126" w:author="David Levinson" w:date="2006-06-30T07:28:00Z"/>
                <w:b/>
              </w:rPr>
            </w:pPr>
            <w:del w:id="1125" w:author="David Levinson" w:date="2006-06-30T07:28:00Z">
              <w:r>
                <w:rPr>
                  <w:b/>
                </w:rPr>
                <w:delText>21</w:delText>
              </w:r>
            </w:del>
          </w:p>
          <w:p>
            <w:pPr>
              <w:pStyle w:val="Normal"/>
              <w:spacing w:lineRule="auto" w:line="360"/>
              <w:jc w:val="center"/>
              <w:rPr/>
            </w:pPr>
            <w:del w:id="1127" w:author="David Levinson" w:date="2006-06-30T07:28:00Z">
              <w:r>
                <w:rPr/>
                <w:delText>(13)</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28" w:author="David Levinson" w:date="2006-06-30T07:28:00Z">
              <w:r>
                <w:rPr>
                  <w:i/>
                </w:rPr>
                <w:delText>1</w:delText>
              </w:r>
            </w:del>
          </w:p>
        </w:tc>
        <w:tc>
          <w:tcPr>
            <w:tcW w:w="78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del w:id="1130" w:author="David Levinson" w:date="2006-06-30T07:28:00Z"/>
                <w:b/>
              </w:rPr>
            </w:pPr>
            <w:del w:id="1129" w:author="David Levinson" w:date="2006-06-30T07:28:00Z">
              <w:r>
                <w:rPr>
                  <w:b/>
                </w:rPr>
                <w:delText>31</w:delText>
              </w:r>
            </w:del>
          </w:p>
          <w:p>
            <w:pPr>
              <w:pStyle w:val="Normal"/>
              <w:spacing w:lineRule="auto" w:line="360"/>
              <w:jc w:val="center"/>
              <w:rPr/>
            </w:pPr>
            <w:del w:id="1131" w:author="David Levinson" w:date="2006-06-30T07:28:00Z">
              <w:r>
                <w:rPr/>
                <w:delText>(22)</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32" w:author="David Levinson" w:date="2006-06-30T07:28:00Z">
              <w:r>
                <w:rPr>
                  <w:i/>
                </w:rPr>
                <w:delText>2</w:delText>
              </w:r>
            </w:del>
          </w:p>
        </w:tc>
        <w:tc>
          <w:tcPr>
            <w:tcW w:w="8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del w:id="1134" w:author="David Levinson" w:date="2006-06-30T07:28:00Z"/>
                <w:b/>
              </w:rPr>
            </w:pPr>
            <w:del w:id="1133" w:author="David Levinson" w:date="2006-06-30T07:28:00Z">
              <w:r>
                <w:rPr>
                  <w:b/>
                </w:rPr>
                <w:delText>45</w:delText>
              </w:r>
            </w:del>
          </w:p>
          <w:p>
            <w:pPr>
              <w:pStyle w:val="Normal"/>
              <w:spacing w:lineRule="auto" w:line="360"/>
              <w:jc w:val="center"/>
              <w:rPr/>
            </w:pPr>
            <w:del w:id="1135" w:author="David Levinson" w:date="2006-06-30T07:28:00Z">
              <w:r>
                <w:rPr/>
                <w:delText>(31)</w:delText>
              </w:r>
            </w:del>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36" w:author="David Levinson" w:date="2006-06-30T07:28:00Z">
              <w:r>
                <w:rPr>
                  <w:i/>
                </w:rPr>
                <w:delText>3</w:delText>
              </w:r>
            </w:del>
          </w:p>
        </w:tc>
        <w:tc>
          <w:tcPr>
            <w:tcW w:w="8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del w:id="1138" w:author="David Levinson" w:date="2006-06-30T07:28:00Z"/>
                <w:b/>
              </w:rPr>
            </w:pPr>
            <w:del w:id="1137" w:author="David Levinson" w:date="2006-06-30T07:28:00Z">
              <w:r>
                <w:rPr>
                  <w:b/>
                </w:rPr>
                <w:delText>57</w:delText>
              </w:r>
            </w:del>
          </w:p>
          <w:p>
            <w:pPr>
              <w:pStyle w:val="Normal"/>
              <w:spacing w:lineRule="auto" w:line="360"/>
              <w:jc w:val="center"/>
              <w:rPr>
                <w:b/>
              </w:rPr>
            </w:pPr>
            <w:del w:id="1139" w:author="David Levinson" w:date="2006-06-30T07:28:00Z">
              <w:r>
                <w:rPr/>
                <w:delText>(43)</w:delText>
              </w:r>
            </w:del>
          </w:p>
        </w:tc>
      </w:tr>
      <w:tr>
        <w:trPr/>
        <w:tc>
          <w:tcPr>
            <w:tcW w:w="9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i/>
              </w:rPr>
            </w:pPr>
            <w:del w:id="1140" w:author="David Levinson" w:date="2006-06-30T07:28:00Z">
              <w:r>
                <w:rPr>
                  <w:b/>
                  <w:i/>
                </w:rPr>
                <w:delText>4,1,3</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41" w:author="David Levinson" w:date="2006-06-30T07:28:00Z">
              <w:r>
                <w:rPr>
                  <w:i/>
                </w:rPr>
                <w:delText>1</w:delText>
              </w:r>
            </w:del>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del w:id="1143" w:author="David Levinson" w:date="2006-06-30T07:28:00Z"/>
                <w:b/>
              </w:rPr>
            </w:pPr>
            <w:del w:id="1142" w:author="David Levinson" w:date="2006-06-30T07:28:00Z">
              <w:r>
                <w:rPr>
                  <w:b/>
                </w:rPr>
                <w:delText>4</w:delText>
              </w:r>
            </w:del>
          </w:p>
          <w:p>
            <w:pPr>
              <w:pStyle w:val="Normal"/>
              <w:spacing w:lineRule="auto" w:line="360"/>
              <w:jc w:val="center"/>
              <w:rPr/>
            </w:pPr>
            <w:del w:id="1144" w:author="David Levinson" w:date="2006-06-30T07:28:00Z">
              <w:r>
                <w:rPr/>
                <w:delText>(3)</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45" w:author="David Levinson" w:date="2006-06-30T07:28:00Z">
              <w:r>
                <w:rPr>
                  <w:i/>
                </w:rPr>
                <w:delText>2</w:delText>
              </w:r>
            </w:del>
          </w:p>
        </w:tc>
        <w:tc>
          <w:tcPr>
            <w:tcW w:w="66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del w:id="1147" w:author="David Levinson" w:date="2006-06-30T07:28:00Z"/>
                <w:b/>
              </w:rPr>
            </w:pPr>
            <w:del w:id="1146" w:author="David Levinson" w:date="2006-06-30T07:28:00Z">
              <w:r>
                <w:rPr>
                  <w:b/>
                </w:rPr>
                <w:delText>8</w:delText>
              </w:r>
            </w:del>
          </w:p>
          <w:p>
            <w:pPr>
              <w:pStyle w:val="Normal"/>
              <w:spacing w:lineRule="auto" w:line="360"/>
              <w:jc w:val="center"/>
              <w:rPr>
                <w:b/>
              </w:rPr>
            </w:pPr>
            <w:del w:id="1148" w:author="David Levinson" w:date="2006-06-30T07:28:00Z">
              <w:r>
                <w:rPr/>
                <w:delText>(7)</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49" w:author="David Levinson" w:date="2006-06-30T07:28:00Z">
              <w:r>
                <w:rPr>
                  <w:i/>
                </w:rPr>
                <w:delText>1</w:delText>
              </w:r>
            </w:del>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del w:id="1151" w:author="David Levinson" w:date="2006-06-30T07:28:00Z"/>
                <w:b/>
              </w:rPr>
            </w:pPr>
            <w:del w:id="1150" w:author="David Levinson" w:date="2006-06-30T07:28:00Z">
              <w:r>
                <w:rPr>
                  <w:b/>
                </w:rPr>
                <w:delText>19</w:delText>
              </w:r>
            </w:del>
          </w:p>
          <w:p>
            <w:pPr>
              <w:pStyle w:val="Normal"/>
              <w:spacing w:lineRule="auto" w:line="360"/>
              <w:jc w:val="center"/>
              <w:rPr/>
            </w:pPr>
            <w:del w:id="1152" w:author="David Levinson" w:date="2006-06-30T07:28:00Z">
              <w:r>
                <w:rPr/>
                <w:delText>(14)</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53" w:author="David Levinson" w:date="2006-06-30T07:28:00Z">
              <w:r>
                <w:rPr>
                  <w:i/>
                </w:rPr>
                <w:delText>2</w:delText>
              </w:r>
            </w:del>
          </w:p>
        </w:tc>
        <w:tc>
          <w:tcPr>
            <w:tcW w:w="78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del w:id="1155" w:author="David Levinson" w:date="2006-06-30T07:28:00Z"/>
                <w:b/>
              </w:rPr>
            </w:pPr>
            <w:del w:id="1154" w:author="David Levinson" w:date="2006-06-30T07:28:00Z">
              <w:r>
                <w:rPr>
                  <w:b/>
                </w:rPr>
                <w:delText>31</w:delText>
              </w:r>
            </w:del>
          </w:p>
          <w:p>
            <w:pPr>
              <w:pStyle w:val="Normal"/>
              <w:spacing w:lineRule="auto" w:line="360"/>
              <w:jc w:val="center"/>
              <w:rPr/>
            </w:pPr>
            <w:del w:id="1156" w:author="David Levinson" w:date="2006-06-30T07:28:00Z">
              <w:r>
                <w:rPr/>
                <w:delText>(22)</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57" w:author="David Levinson" w:date="2006-06-30T07:28:00Z">
              <w:r>
                <w:rPr>
                  <w:i/>
                </w:rPr>
                <w:delText>2</w:delText>
              </w:r>
            </w:del>
          </w:p>
        </w:tc>
        <w:tc>
          <w:tcPr>
            <w:tcW w:w="8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del w:id="1159" w:author="David Levinson" w:date="2006-06-30T07:28:00Z"/>
                <w:b/>
              </w:rPr>
            </w:pPr>
            <w:del w:id="1158" w:author="David Levinson" w:date="2006-06-30T07:28:00Z">
              <w:r>
                <w:rPr>
                  <w:b/>
                </w:rPr>
                <w:delText>40</w:delText>
              </w:r>
            </w:del>
          </w:p>
          <w:p>
            <w:pPr>
              <w:pStyle w:val="Normal"/>
              <w:spacing w:lineRule="auto" w:line="360"/>
              <w:jc w:val="center"/>
              <w:rPr/>
            </w:pPr>
            <w:del w:id="1160" w:author="David Levinson" w:date="2006-06-30T07:28:00Z">
              <w:r>
                <w:rPr/>
                <w:delText>(33)</w:delText>
              </w:r>
            </w:del>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61" w:author="David Levinson" w:date="2006-06-30T07:28:00Z">
              <w:r>
                <w:rPr>
                  <w:i/>
                </w:rPr>
                <w:delText>2</w:delText>
              </w:r>
            </w:del>
          </w:p>
        </w:tc>
        <w:tc>
          <w:tcPr>
            <w:tcW w:w="8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del w:id="1163" w:author="David Levinson" w:date="2006-06-30T07:28:00Z"/>
              </w:rPr>
            </w:pPr>
            <w:del w:id="1162" w:author="David Levinson" w:date="2006-06-30T07:28:00Z">
              <w:r>
                <w:rPr/>
                <w:delText>63</w:delText>
              </w:r>
            </w:del>
          </w:p>
          <w:p>
            <w:pPr>
              <w:pStyle w:val="Normal"/>
              <w:spacing w:lineRule="auto" w:line="360"/>
              <w:jc w:val="center"/>
              <w:rPr/>
            </w:pPr>
            <w:del w:id="1164" w:author="David Levinson" w:date="2006-06-30T07:28:00Z">
              <w:r>
                <w:rPr/>
                <w:delText>(45)</w:delText>
              </w:r>
            </w:del>
          </w:p>
        </w:tc>
      </w:tr>
      <w:tr>
        <w:trPr/>
        <w:tc>
          <w:tcPr>
            <w:tcW w:w="9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i/>
              </w:rPr>
            </w:pPr>
            <w:del w:id="1165" w:author="David Levinson" w:date="2006-06-30T07:28:00Z">
              <w:r>
                <w:rPr>
                  <w:b/>
                  <w:i/>
                </w:rPr>
                <w:delText>3.05,5,11.88</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66" w:author="David Levinson" w:date="2006-06-30T07:28:00Z">
              <w:r>
                <w:rPr>
                  <w:i/>
                </w:rPr>
                <w:delText>1</w:delText>
              </w:r>
            </w:del>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167" w:author="David Levinson" w:date="2006-06-30T07:28:00Z">
              <w:r>
                <w:rPr>
                  <w:b/>
                </w:rPr>
                <w:delText>3.05</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68" w:author="David Levinson" w:date="2006-06-30T07:28:00Z">
              <w:r>
                <w:rPr>
                  <w:i/>
                </w:rPr>
                <w:delText>0</w:delText>
              </w:r>
            </w:del>
          </w:p>
        </w:tc>
        <w:tc>
          <w:tcPr>
            <w:tcW w:w="66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169" w:author="David Levinson" w:date="2006-06-30T07:28:00Z">
              <w:r>
                <w:rPr/>
                <w:delText>9.15</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70" w:author="David Levinson" w:date="2006-06-30T07:28:00Z">
              <w:r>
                <w:rPr>
                  <w:i/>
                </w:rPr>
                <w:delText>0</w:delText>
              </w:r>
            </w:del>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171" w:author="David Levinson" w:date="2006-06-30T07:28:00Z">
              <w:r>
                <w:rPr/>
                <w:delText>18.3</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72" w:author="David Levinson" w:date="2006-06-30T07:28:00Z">
              <w:r>
                <w:rPr>
                  <w:i/>
                </w:rPr>
                <w:delText>0</w:delText>
              </w:r>
            </w:del>
          </w:p>
        </w:tc>
        <w:tc>
          <w:tcPr>
            <w:tcW w:w="78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173" w:author="David Levinson" w:date="2006-06-30T07:28:00Z">
              <w:r>
                <w:rPr/>
                <w:delText>30.18</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74" w:author="David Levinson" w:date="2006-06-30T07:28:00Z">
              <w:r>
                <w:rPr>
                  <w:i/>
                </w:rPr>
                <w:delText>0</w:delText>
              </w:r>
            </w:del>
          </w:p>
        </w:tc>
        <w:tc>
          <w:tcPr>
            <w:tcW w:w="8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175" w:author="David Levinson" w:date="2006-06-30T07:28:00Z">
              <w:r>
                <w:rPr/>
                <w:delText>42.38</w:delText>
              </w:r>
            </w:del>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76" w:author="David Levinson" w:date="2006-06-30T07:28:00Z">
              <w:r>
                <w:rPr>
                  <w:i/>
                </w:rPr>
                <w:delText>0</w:delText>
              </w:r>
            </w:del>
          </w:p>
        </w:tc>
        <w:tc>
          <w:tcPr>
            <w:tcW w:w="8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177" w:author="David Levinson" w:date="2006-06-30T07:28:00Z">
              <w:r>
                <w:rPr/>
                <w:delText>57.63</w:delText>
              </w:r>
            </w:del>
          </w:p>
        </w:tc>
      </w:tr>
      <w:tr>
        <w:trPr/>
        <w:tc>
          <w:tcPr>
            <w:tcW w:w="9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i/>
              </w:rPr>
            </w:pPr>
            <w:del w:id="1178" w:author="David Levinson" w:date="2006-06-30T07:28:00Z">
              <w:r>
                <w:rPr>
                  <w:b/>
                  <w:i/>
                </w:rPr>
                <w:delText>3,5 ,12</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79" w:author="David Levinson" w:date="2006-06-30T07:28:00Z">
              <w:r>
                <w:rPr>
                  <w:i/>
                </w:rPr>
                <w:delText>1</w:delText>
              </w:r>
            </w:del>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b/>
              </w:rPr>
            </w:pPr>
            <w:del w:id="1180" w:author="David Levinson" w:date="2006-06-30T07:28:00Z">
              <w:r>
                <w:rPr>
                  <w:b/>
                </w:rPr>
                <w:delText>3</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81" w:author="David Levinson" w:date="2006-06-30T07:28:00Z">
              <w:r>
                <w:rPr>
                  <w:i/>
                </w:rPr>
                <w:delText>0</w:delText>
              </w:r>
            </w:del>
          </w:p>
        </w:tc>
        <w:tc>
          <w:tcPr>
            <w:tcW w:w="66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182" w:author="David Levinson" w:date="2006-06-30T07:28:00Z">
              <w:r>
                <w:rPr/>
                <w:delText>9</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83" w:author="David Levinson" w:date="2006-06-30T07:28:00Z">
              <w:r>
                <w:rPr>
                  <w:i/>
                </w:rPr>
                <w:delText>0</w:delText>
              </w:r>
            </w:del>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184" w:author="David Levinson" w:date="2006-06-30T07:28:00Z">
              <w:r>
                <w:rPr/>
                <w:delText>18</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85" w:author="David Levinson" w:date="2006-06-30T07:28:00Z">
              <w:r>
                <w:rPr>
                  <w:i/>
                </w:rPr>
                <w:delText>0</w:delText>
              </w:r>
            </w:del>
          </w:p>
        </w:tc>
        <w:tc>
          <w:tcPr>
            <w:tcW w:w="78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186" w:author="David Levinson" w:date="2006-06-30T07:28:00Z">
              <w:r>
                <w:rPr/>
                <w:delText>30</w:delText>
              </w:r>
            </w:del>
          </w:p>
        </w:tc>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87" w:author="David Levinson" w:date="2006-06-30T07:28:00Z">
              <w:r>
                <w:rPr>
                  <w:i/>
                </w:rPr>
                <w:delText>0</w:delText>
              </w:r>
            </w:del>
          </w:p>
        </w:tc>
        <w:tc>
          <w:tcPr>
            <w:tcW w:w="8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188" w:author="David Levinson" w:date="2006-06-30T07:28:00Z">
              <w:r>
                <w:rPr/>
                <w:delText>42</w:delText>
              </w:r>
            </w:del>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i/>
              </w:rPr>
            </w:pPr>
            <w:del w:id="1189" w:author="David Levinson" w:date="2006-06-30T07:28:00Z">
              <w:r>
                <w:rPr>
                  <w:i/>
                </w:rPr>
                <w:delText>0</w:delText>
              </w:r>
            </w:del>
          </w:p>
        </w:tc>
        <w:tc>
          <w:tcPr>
            <w:tcW w:w="8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del w:id="1190" w:author="David Levinson" w:date="2006-06-30T07:28:00Z">
              <w:r>
                <w:rPr/>
                <w:delText>57</w:delText>
              </w:r>
            </w:del>
          </w:p>
        </w:tc>
      </w:tr>
    </w:tbl>
    <w:p>
      <w:pPr>
        <w:pStyle w:val="Footer"/>
        <w:tabs>
          <w:tab w:val="clear" w:pos="4153"/>
          <w:tab w:val="clear" w:pos="8306"/>
        </w:tabs>
        <w:spacing w:lineRule="auto" w:line="360"/>
        <w:jc w:val="both"/>
        <w:rPr/>
      </w:pPr>
      <w:r>
        <w:rPr/>
      </w:r>
    </w:p>
    <w:p>
      <w:pPr>
        <w:pStyle w:val="Footer"/>
        <w:tabs>
          <w:tab w:val="clear" w:pos="4153"/>
          <w:tab w:val="clear" w:pos="8306"/>
        </w:tabs>
        <w:spacing w:lineRule="auto" w:line="360"/>
        <w:jc w:val="both"/>
        <w:rPr/>
      </w:pPr>
      <w:r>
        <w:rPr/>
        <w:t>When Nash equilibria (NE) exist, the LTC is the Lowest Total Cost of Nash equilibria, which are denoted by boldface; the global minimum, if less than that of NE, is listed in the parentheses; otherwise the LTC is the global minimum of all arrival patterns.</w:t>
      </w:r>
    </w:p>
    <w:p>
      <w:pPr>
        <w:pStyle w:val="Normal"/>
        <w:spacing w:lineRule="auto" w:line="480"/>
        <w:jc w:val="center"/>
        <w:rPr>
          <w:del w:id="1192" w:author="David Levinson" w:date="2006-06-30T07:28:00Z"/>
        </w:rPr>
      </w:pPr>
      <w:del w:id="1191" w:author="David Levinson" w:date="2006-06-30T07:28:00Z">
        <w:r>
          <w:rPr/>
          <w:drawing>
            <wp:inline distT="0" distB="0" distL="0" distR="0">
              <wp:extent cx="5920105" cy="4117340"/>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28"/>
                      <a:stretch>
                        <a:fillRect/>
                      </a:stretch>
                    </pic:blipFill>
                    <pic:spPr bwMode="auto">
                      <a:xfrm>
                        <a:off x="0" y="0"/>
                        <a:ext cx="5920105" cy="4117340"/>
                      </a:xfrm>
                      <a:prstGeom prst="rect">
                        <a:avLst/>
                      </a:prstGeom>
                    </pic:spPr>
                  </pic:pic>
                </a:graphicData>
              </a:graphic>
            </wp:inline>
          </w:drawing>
        </w:r>
      </w:del>
    </w:p>
    <w:p>
      <w:pPr>
        <w:pStyle w:val="Normal"/>
        <w:spacing w:lineRule="auto" w:line="480"/>
        <w:jc w:val="center"/>
        <w:rPr>
          <w:del w:id="1194" w:author="David Levinson" w:date="2006-06-30T07:28:00Z"/>
          <w:b/>
        </w:rPr>
      </w:pPr>
      <w:del w:id="1193" w:author="David Levinson" w:date="2006-06-30T07:28:00Z">
        <w:r>
          <w:rPr>
            <w:b/>
          </w:rPr>
          <w:delText xml:space="preserve">FIGURE 1. Algorithm for Recognizing Nash Equilibria </w:delText>
        </w:r>
      </w:del>
    </w:p>
    <w:p>
      <w:pPr>
        <w:pStyle w:val="Normal"/>
        <w:spacing w:lineRule="auto" w:line="480"/>
        <w:jc w:val="center"/>
        <w:rPr>
          <w:del w:id="1196" w:author="David Levinson" w:date="2006-06-30T07:28:00Z"/>
          <w:b/>
        </w:rPr>
      </w:pPr>
      <w:del w:id="1195" w:author="David Levinson" w:date="2006-06-30T07:28:00Z">
        <w:r>
          <w:rPr>
            <w:b/>
          </w:rPr>
          <w:delText>and Calculating the Lowest Total Cost</w:delText>
        </w:r>
      </w:del>
    </w:p>
    <w:p>
      <w:pPr>
        <w:pStyle w:val="Footer"/>
        <w:tabs>
          <w:tab w:val="clear" w:pos="4153"/>
          <w:tab w:val="clear" w:pos="8306"/>
        </w:tabs>
        <w:spacing w:lineRule="auto" w:line="480"/>
        <w:jc w:val="center"/>
        <w:rPr>
          <w:b/>
        </w:rPr>
      </w:pPr>
      <w:r>
        <w:rPr>
          <w:b/>
        </w:rPr>
        <w:drawing>
          <wp:inline distT="0" distB="0" distL="0" distR="0">
            <wp:extent cx="5920105" cy="434213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29">
                      <a:grayscl/>
                    </a:blip>
                    <a:srcRect l="-4" t="-6" r="-4" b="-6"/>
                    <a:stretch>
                      <a:fillRect/>
                    </a:stretch>
                  </pic:blipFill>
                  <pic:spPr bwMode="auto">
                    <a:xfrm>
                      <a:off x="0" y="0"/>
                      <a:ext cx="5920105" cy="4342130"/>
                    </a:xfrm>
                    <a:prstGeom prst="rect">
                      <a:avLst/>
                    </a:prstGeom>
                    <a:noFill/>
                  </pic:spPr>
                </pic:pic>
              </a:graphicData>
            </a:graphic>
          </wp:inline>
        </w:drawing>
      </w:r>
    </w:p>
    <w:p>
      <w:pPr>
        <w:pStyle w:val="Footer"/>
        <w:tabs>
          <w:tab w:val="clear" w:pos="4153"/>
          <w:tab w:val="clear" w:pos="8306"/>
        </w:tabs>
        <w:spacing w:lineRule="auto" w:line="480"/>
        <w:jc w:val="center"/>
        <w:rPr>
          <w:b/>
        </w:rPr>
      </w:pPr>
      <w:r>
        <w:rPr>
          <w:b/>
        </w:rPr>
        <w:t>FIGURE 2. Comparison of Lowest Total Costs in N-Player Games</w:t>
      </w:r>
    </w:p>
    <w:p>
      <w:pPr>
        <w:pStyle w:val="Footer"/>
        <w:tabs>
          <w:tab w:val="clear" w:pos="4153"/>
          <w:tab w:val="clear" w:pos="8306"/>
        </w:tabs>
        <w:spacing w:lineRule="auto" w:line="480"/>
        <w:jc w:val="center"/>
        <w:rPr>
          <w:b/>
        </w:rPr>
      </w:pPr>
      <w:r>
        <w:rPr>
          <w:b/>
        </w:rPr>
        <w:t>1, L = 4</w:t>
      </w:r>
    </w:p>
    <w:sectPr>
      <w:headerReference w:type="default" r:id="rId30"/>
      <w:headerReference w:type="first" r:id="rId31"/>
      <w:footerReference w:type="default" r:id="rId32"/>
      <w:footerReference w:type="first" r:id="rId33"/>
      <w:type w:val="nextPage"/>
      <w:pgSz w:w="12240" w:h="15840"/>
      <w:pgMar w:left="1440" w:right="1469"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auto"/>
    <w:pitch w:val="variable"/>
  </w:font>
  <w:font w:name="Tahoma">
    <w:charset w:val="00" w:characterSet="windows-1252"/>
    <w:family w:val="auto"/>
    <w:pitch w:val="variable"/>
  </w:font>
  <w:font w:name="Symbol">
    <w:charset w:val="02"/>
    <w:family w:val="auto"/>
    <w:pitch w:val="variable"/>
  </w:font>
  <w:font w:name="Times-Italic">
    <w:altName w:val="Times"/>
    <w:charset w:val="4d" w:characterSet="macintosh"/>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X. Zou and D. Levinson</w:t>
      <w:tab/>
      <w:tab/>
      <w:t xml:space="preserve">    </w:t>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X. Zou and D. Levinson</w:t>
      <w:tab/>
      <w:tab/>
      <w:t xml:space="preserve">    </w:t>
      <w:tab/>
    </w: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X. Zou and D. Levinson</w:t>
      <w:tab/>
      <w:tab/>
      <w:t xml:space="preserve">    </w:t>
      <w:tab/>
    </w: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X. Zou and D. Levinson</w:t>
      <w:tab/>
      <w:tab/>
      <w:t xml:space="preserve">    </w:t>
      <w:tab/>
    </w: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X. Zou and D. Levinson</w:t>
      <w:tab/>
      <w:tab/>
      <w:t xml:space="preserve">    </w:t>
      <w:tab/>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X. Zou and D. Levinson</w:t>
      <w:tab/>
      <w:tab/>
      <w:t xml:space="preserve">    </w:t>
      <w:tab/>
    </w: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X. Zou and D. Levinson</w:t>
      <w:tab/>
      <w:tab/>
      <w:t xml:space="preserve">    </w:t>
      <w:tab/>
    </w: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X. Zou and D. Levinson</w:t>
      <w:tab/>
      <w:tab/>
      <w:t xml:space="preserve">    </w:t>
      <w:tab/>
    </w: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revisionView w:insDel="0" w:formatting="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A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宋体" w:cs="Times New Roman"/>
      <w:color w:val="auto"/>
      <w:sz w:val="24"/>
      <w:szCs w:val="20"/>
      <w:lang w:val="en-US" w:eastAsia="zh-CN" w:bidi="hi-IN"/>
    </w:rPr>
  </w:style>
  <w:style w:type="paragraph" w:styleId="Heading1">
    <w:name w:val="heading 1"/>
    <w:basedOn w:val="Normal"/>
    <w:next w:val="Normal"/>
    <w:qFormat/>
    <w:pPr>
      <w:keepNext w:val="true"/>
      <w:numPr>
        <w:ilvl w:val="0"/>
        <w:numId w:val="1"/>
      </w:numPr>
      <w:outlineLvl w:val="0"/>
    </w:pPr>
    <w:rPr>
      <w:b/>
    </w:rPr>
  </w:style>
  <w:style w:type="paragraph" w:styleId="Heading2">
    <w:name w:val="heading 2"/>
    <w:basedOn w:val="Normal"/>
    <w:next w:val="Normal"/>
    <w:qFormat/>
    <w:pPr>
      <w:keepNext w:val="true"/>
      <w:numPr>
        <w:ilvl w:val="1"/>
        <w:numId w:val="1"/>
      </w:numPr>
      <w:spacing w:lineRule="auto" w:line="480"/>
      <w:ind w:firstLine="360" w:start="0" w:end="0"/>
      <w:jc w:val="both"/>
      <w:outlineLvl w:val="1"/>
    </w:pPr>
    <w:rPr>
      <w:b/>
    </w:rPr>
  </w:style>
  <w:style w:type="paragraph" w:styleId="Heading3">
    <w:name w:val="heading 3"/>
    <w:basedOn w:val="Normal"/>
    <w:next w:val="Normal"/>
    <w:qFormat/>
    <w:pPr>
      <w:keepNext w:val="true"/>
      <w:numPr>
        <w:ilvl w:val="2"/>
        <w:numId w:val="1"/>
      </w:numPr>
      <w:spacing w:lineRule="auto" w:line="360"/>
      <w:jc w:val="both"/>
      <w:outlineLvl w:val="2"/>
    </w:pPr>
    <w:rPr>
      <w:b/>
    </w:rPr>
  </w:style>
  <w:style w:type="paragraph" w:styleId="Heading4">
    <w:name w:val="heading 4"/>
    <w:basedOn w:val="Normal"/>
    <w:next w:val="Normal"/>
    <w:qFormat/>
    <w:pPr>
      <w:keepNext w:val="true"/>
      <w:numPr>
        <w:ilvl w:val="3"/>
        <w:numId w:val="1"/>
      </w:numPr>
      <w:spacing w:lineRule="auto" w:line="480"/>
      <w:jc w:val="center"/>
      <w:outlineLvl w:val="3"/>
    </w:pPr>
    <w:rPr>
      <w:b/>
    </w:rPr>
  </w:style>
  <w:style w:type="paragraph" w:styleId="Heading5">
    <w:name w:val="heading 5"/>
    <w:basedOn w:val="Normal"/>
    <w:next w:val="Normal"/>
    <w:qFormat/>
    <w:pPr>
      <w:keepNext w:val="true"/>
      <w:numPr>
        <w:ilvl w:val="4"/>
        <w:numId w:val="1"/>
      </w:numPr>
      <w:spacing w:lineRule="auto" w:line="360"/>
      <w:jc w:val="center"/>
      <w:outlineLvl w:val="4"/>
    </w:pPr>
    <w:rPr>
      <w:b/>
      <w:sz w:val="22"/>
    </w:rPr>
  </w:style>
  <w:style w:type="character" w:styleId="WW8Num2z0">
    <w:name w:val="WW8Num2z0"/>
    <w:qFormat/>
    <w:rPr/>
  </w:style>
  <w:style w:type="character" w:styleId="WW8Num3z0">
    <w:name w:val="WW8Num3z0"/>
    <w:qFormat/>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Heading">
    <w:name w:val="Heading"/>
    <w:basedOn w:val="Normal"/>
    <w:next w:val="BodyText"/>
    <w:qFormat/>
    <w:pPr>
      <w:spacing w:lineRule="auto" w:line="480"/>
      <w:jc w:val="center"/>
    </w:pPr>
    <w:rPr>
      <w:b/>
    </w:rPr>
  </w:style>
  <w:style w:type="paragraph" w:styleId="BodyText">
    <w:name w:val="Body Text"/>
    <w:basedOn w:val="Normal"/>
    <w:pPr>
      <w:jc w:val="both"/>
    </w:pPr>
    <w:rPr/>
  </w:style>
  <w:style w:type="paragraph" w:styleId="List">
    <w:name w:val="List"/>
    <w:basedOn w:val="BodyText"/>
    <w:pPr/>
    <w:rPr>
      <w:rFonts w:cs="Arial Unicode MS"/>
    </w:rPr>
  </w:style>
  <w:style w:type="paragraph" w:styleId="Caption">
    <w:name w:val="caption"/>
    <w:basedOn w:val="Normal"/>
    <w:next w:val="Normal"/>
    <w:qFormat/>
    <w:pPr>
      <w:spacing w:lineRule="auto" w:line="480"/>
      <w:jc w:val="both"/>
    </w:pPr>
    <w:rPr>
      <w:b/>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720" w:start="0" w:end="0"/>
      <w:jc w:val="both"/>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BodyTextIndent2">
    <w:name w:val="Body Text Indent 2"/>
    <w:basedOn w:val="Normal"/>
    <w:qFormat/>
    <w:pPr>
      <w:spacing w:lineRule="auto" w:line="480"/>
      <w:ind w:hanging="720" w:start="720" w:end="0"/>
      <w:jc w:val="both"/>
    </w:pPr>
    <w:rPr/>
  </w:style>
  <w:style w:type="paragraph" w:styleId="Header">
    <w:name w:val="header"/>
    <w:basedOn w:val="Normal"/>
    <w:pPr>
      <w:tabs>
        <w:tab w:val="clear" w:pos="720"/>
        <w:tab w:val="center" w:pos="4153" w:leader="none"/>
        <w:tab w:val="right" w:pos="8306" w:leader="none"/>
      </w:tabs>
    </w:pPr>
    <w:rPr/>
  </w:style>
  <w:style w:type="paragraph" w:styleId="Reference">
    <w:name w:val="Reference"/>
    <w:basedOn w:val="Normal"/>
    <w:qFormat/>
    <w:pPr>
      <w:spacing w:lineRule="auto" w:line="360" w:before="0" w:after="120"/>
      <w:ind w:hanging="720" w:start="720" w:end="0"/>
    </w:pPr>
    <w:rPr>
      <w:rFonts w:ascii="Times" w:hAnsi="Times" w:eastAsia="Times New Roman" w:cs="Times"/>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footer" Target="footer12.xml"/><Relationship Id="rId27" Type="http://schemas.openxmlformats.org/officeDocument/2006/relationships/footer" Target="footer13.xml"/><Relationship Id="rId28" Type="http://schemas.openxmlformats.org/officeDocument/2006/relationships/image" Target="media/image1.png"/><Relationship Id="rId29" Type="http://schemas.openxmlformats.org/officeDocument/2006/relationships/image" Target="media/image2.png"/><Relationship Id="rId30" Type="http://schemas.openxmlformats.org/officeDocument/2006/relationships/header" Target="header14.xml"/><Relationship Id="rId31" Type="http://schemas.openxmlformats.org/officeDocument/2006/relationships/header" Target="header15.xml"/><Relationship Id="rId32" Type="http://schemas.openxmlformats.org/officeDocument/2006/relationships/footer" Target="footer14.xml"/><Relationship Id="rId33" Type="http://schemas.openxmlformats.org/officeDocument/2006/relationships/footer" Target="footer15.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LibreOffice/26.2.3.2$MacOSX_AARCH64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2006-06-30T22:29:00Z</dcterms:created>
  <dc:creator>Hao Luo</dc:creator>
  <dc:description/>
  <dc:language>en-AU</dc:language>
  <cp:lastModifiedBy>David Levinson</cp:lastModifiedBy>
  <cp:lastPrinted>2004-08-09T02:03:00Z</cp:lastPrinted>
  <dcterms:modified xsi:type="dcterms:W3CDTF">2006-06-30T22:29:00Z</dcterms:modified>
  <cp:revision>2</cp:revision>
  <dc:subject/>
  <dc:title>Simulation of N-player Commuter Game</dc:title>
</cp:coreProperties>
</file>